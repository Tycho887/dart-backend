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F60CF26" w:rsidR="009C42C3" w:rsidRDefault="00E7286B">
      <w:pPr>
        <w:pStyle w:val="Heading1"/>
        <w:rPr>
          <w:sz w:val="32"/>
          <w:szCs w:val="32"/>
        </w:rPr>
      </w:pPr>
      <w:r>
        <w:t>Service Level Milestone 1</w:t>
      </w:r>
      <w:r w:rsidR="00167E78">
        <w:t xml:space="preserve"> – updated results</w:t>
      </w:r>
    </w:p>
    <w:p w14:paraId="00000002" w14:textId="77777777" w:rsidR="009C42C3" w:rsidRDefault="00E7286B">
      <w:pPr>
        <w:rPr>
          <w:sz w:val="20"/>
          <w:szCs w:val="20"/>
        </w:rPr>
      </w:pPr>
      <w:r>
        <w:rPr>
          <w:sz w:val="20"/>
          <w:szCs w:val="20"/>
        </w:rPr>
        <w:t>Launch Date: 3 May 2026, 12 AM PT.</w:t>
      </w:r>
    </w:p>
    <w:p w14:paraId="00000003" w14:textId="77777777" w:rsidR="009C42C3" w:rsidRDefault="00E7286B">
      <w:pPr>
        <w:rPr>
          <w:sz w:val="20"/>
          <w:szCs w:val="20"/>
        </w:rPr>
      </w:pPr>
      <w:r>
        <w:rPr>
          <w:sz w:val="20"/>
          <w:szCs w:val="20"/>
        </w:rPr>
        <w:t xml:space="preserve">Vehicle/Site: SpaceX Falcon 9 | Vandenberg Space Force Base, California </w:t>
      </w:r>
    </w:p>
    <w:p w14:paraId="00000004" w14:textId="77777777" w:rsidR="009C42C3" w:rsidRDefault="00E7286B">
      <w:pPr>
        <w:rPr>
          <w:sz w:val="20"/>
          <w:szCs w:val="20"/>
        </w:rPr>
      </w:pPr>
      <w:r>
        <w:rPr>
          <w:sz w:val="20"/>
          <w:szCs w:val="20"/>
        </w:rPr>
        <w:t>Mission: CAS500-2</w:t>
      </w:r>
    </w:p>
    <w:p w14:paraId="00000005" w14:textId="77777777" w:rsidR="009C42C3" w:rsidRDefault="00E7286B">
      <w:pPr>
        <w:rPr>
          <w:sz w:val="20"/>
          <w:szCs w:val="20"/>
        </w:rPr>
      </w:pPr>
      <w:r>
        <w:rPr>
          <w:sz w:val="20"/>
          <w:szCs w:val="20"/>
        </w:rPr>
        <w:t>Mission Objective</w:t>
      </w:r>
    </w:p>
    <w:p w14:paraId="00000006" w14:textId="77777777" w:rsidR="009C42C3" w:rsidRDefault="00E7286B">
      <w:pPr>
        <w:rPr>
          <w:sz w:val="20"/>
          <w:szCs w:val="20"/>
        </w:rPr>
      </w:pPr>
      <w:r>
        <w:rPr>
          <w:sz w:val="20"/>
          <w:szCs w:val="20"/>
        </w:rPr>
        <w:t xml:space="preserve">The primary goal of this campaign is to demonstrate KSAT SSA capabilities by achieving three core technical milestones as outlined in </w:t>
      </w:r>
      <w:r>
        <w:rPr>
          <w:rFonts w:ascii="Aptos" w:eastAsia="Aptos" w:hAnsi="Aptos" w:cs="Aptos"/>
          <w:sz w:val="20"/>
          <w:szCs w:val="20"/>
        </w:rPr>
        <w:t>ESA contract 4000151130.</w:t>
      </w:r>
    </w:p>
    <w:p w14:paraId="00000007" w14:textId="77777777" w:rsidR="009C42C3" w:rsidRDefault="00E7286B">
      <w:pPr>
        <w:numPr>
          <w:ilvl w:val="0"/>
          <w:numId w:val="10"/>
        </w:numPr>
        <w:pBdr>
          <w:top w:val="nil"/>
          <w:left w:val="nil"/>
          <w:bottom w:val="nil"/>
          <w:right w:val="nil"/>
          <w:between w:val="nil"/>
        </w:pBdr>
        <w:spacing w:line="278" w:lineRule="auto"/>
        <w:rPr>
          <w:color w:val="000000"/>
          <w:sz w:val="20"/>
          <w:szCs w:val="20"/>
        </w:rPr>
      </w:pPr>
      <w:r>
        <w:rPr>
          <w:color w:val="000000"/>
          <w:sz w:val="20"/>
          <w:szCs w:val="20"/>
        </w:rPr>
        <w:t>Frequency Identification: Detect center frequency for at least 1 payload (S-band or X-band).</w:t>
      </w:r>
    </w:p>
    <w:p w14:paraId="00000008" w14:textId="77777777" w:rsidR="009C42C3" w:rsidRDefault="00E7286B">
      <w:pPr>
        <w:numPr>
          <w:ilvl w:val="0"/>
          <w:numId w:val="10"/>
        </w:numPr>
        <w:pBdr>
          <w:top w:val="nil"/>
          <w:left w:val="nil"/>
          <w:bottom w:val="nil"/>
          <w:right w:val="nil"/>
          <w:between w:val="nil"/>
        </w:pBdr>
        <w:spacing w:line="278" w:lineRule="auto"/>
        <w:rPr>
          <w:color w:val="000000"/>
          <w:sz w:val="20"/>
          <w:szCs w:val="20"/>
        </w:rPr>
      </w:pPr>
      <w:r>
        <w:rPr>
          <w:color w:val="000000"/>
          <w:sz w:val="20"/>
          <w:szCs w:val="20"/>
        </w:rPr>
        <w:t>Rapid Orbit Determination (OD): Perform 1-way Doppler OD offline with first 3 hours of collected data.</w:t>
      </w:r>
    </w:p>
    <w:p w14:paraId="00000009" w14:textId="77777777" w:rsidR="009C42C3" w:rsidRDefault="00E7286B">
      <w:pPr>
        <w:numPr>
          <w:ilvl w:val="0"/>
          <w:numId w:val="10"/>
        </w:numPr>
        <w:pBdr>
          <w:top w:val="nil"/>
          <w:left w:val="nil"/>
          <w:bottom w:val="nil"/>
          <w:right w:val="nil"/>
          <w:between w:val="nil"/>
        </w:pBdr>
        <w:spacing w:after="160" w:line="278" w:lineRule="auto"/>
        <w:rPr>
          <w:color w:val="000000"/>
          <w:sz w:val="20"/>
          <w:szCs w:val="20"/>
        </w:rPr>
      </w:pPr>
      <w:r>
        <w:rPr>
          <w:color w:val="000000"/>
          <w:sz w:val="20"/>
          <w:szCs w:val="20"/>
        </w:rPr>
        <w:t>Precision Accuracy: Achieve a position error of &lt; 1 km (verified via ESA or on-board GPS).</w:t>
      </w:r>
    </w:p>
    <w:p w14:paraId="0000000A" w14:textId="77777777" w:rsidR="009C42C3" w:rsidRDefault="00E7286B">
      <w:pPr>
        <w:pStyle w:val="Heading1"/>
        <w:rPr>
          <w:sz w:val="32"/>
          <w:szCs w:val="32"/>
        </w:rPr>
      </w:pPr>
      <w:r>
        <w:rPr>
          <w:sz w:val="32"/>
          <w:szCs w:val="32"/>
        </w:rPr>
        <w:t>Work Package Summary</w:t>
      </w:r>
    </w:p>
    <w:p w14:paraId="0000000B" w14:textId="77777777" w:rsidR="009C42C3" w:rsidRDefault="00E7286B">
      <w:pPr>
        <w:rPr>
          <w:b/>
          <w:bCs/>
          <w:sz w:val="20"/>
          <w:szCs w:val="20"/>
        </w:rPr>
      </w:pPr>
      <w:r>
        <w:rPr>
          <w:b/>
          <w:bCs/>
          <w:sz w:val="20"/>
          <w:szCs w:val="20"/>
        </w:rPr>
        <w:t>WP2000: Orbit Determination</w:t>
      </w:r>
    </w:p>
    <w:p w14:paraId="0000000C" w14:textId="77777777" w:rsidR="009C42C3" w:rsidRDefault="00E7286B">
      <w:pPr>
        <w:rPr>
          <w:sz w:val="20"/>
          <w:szCs w:val="20"/>
        </w:rPr>
      </w:pPr>
      <w:r>
        <w:rPr>
          <w:sz w:val="20"/>
          <w:szCs w:val="20"/>
        </w:rPr>
        <w:t>Success Metrics: Latency: Solution available within 3 hours of pass.</w:t>
      </w:r>
    </w:p>
    <w:p w14:paraId="0000000D" w14:textId="77777777" w:rsidR="009C42C3" w:rsidRDefault="00E7286B">
      <w:pPr>
        <w:rPr>
          <w:sz w:val="20"/>
          <w:szCs w:val="20"/>
        </w:rPr>
      </w:pPr>
      <w:r>
        <w:rPr>
          <w:sz w:val="20"/>
          <w:szCs w:val="20"/>
        </w:rPr>
        <w:t>Accuracy: Position error &lt; 1 km.</w:t>
      </w:r>
    </w:p>
    <w:p w14:paraId="0000000E" w14:textId="77777777" w:rsidR="009C42C3" w:rsidRDefault="00E7286B">
      <w:pPr>
        <w:rPr>
          <w:sz w:val="20"/>
          <w:szCs w:val="20"/>
        </w:rPr>
      </w:pPr>
      <w:r>
        <w:rPr>
          <w:sz w:val="20"/>
          <w:szCs w:val="20"/>
        </w:rPr>
        <w:t>Deliverables: Orbit ephemeris (TLE), covariance, residuals, and processing logs.</w:t>
      </w:r>
    </w:p>
    <w:p w14:paraId="0000000F" w14:textId="77777777" w:rsidR="009C42C3" w:rsidRDefault="009C42C3">
      <w:pPr>
        <w:rPr>
          <w:sz w:val="20"/>
          <w:szCs w:val="20"/>
        </w:rPr>
      </w:pPr>
    </w:p>
    <w:p w14:paraId="00000010" w14:textId="77777777" w:rsidR="009C42C3" w:rsidRDefault="00E7286B">
      <w:pPr>
        <w:rPr>
          <w:b/>
          <w:bCs/>
          <w:sz w:val="20"/>
          <w:szCs w:val="20"/>
        </w:rPr>
      </w:pPr>
      <w:r>
        <w:rPr>
          <w:b/>
          <w:bCs/>
          <w:sz w:val="20"/>
          <w:szCs w:val="20"/>
        </w:rPr>
        <w:t>WP3000: Center Frequency Identification</w:t>
      </w:r>
    </w:p>
    <w:p w14:paraId="00000011" w14:textId="77777777" w:rsidR="009C42C3" w:rsidRDefault="2EDF9853" w:rsidP="722D6499">
      <w:pPr>
        <w:rPr>
          <w:sz w:val="20"/>
          <w:szCs w:val="20"/>
          <w:lang w:val="en-US"/>
        </w:rPr>
      </w:pPr>
      <w:r w:rsidRPr="722D6499">
        <w:rPr>
          <w:sz w:val="20"/>
          <w:szCs w:val="20"/>
          <w:lang w:val="en-US"/>
        </w:rPr>
        <w:t>Process: Utilize fixed pointing and Digital IF bandwidth monitoring (narrowband and wideband).</w:t>
      </w:r>
    </w:p>
    <w:p w14:paraId="00000012" w14:textId="77777777" w:rsidR="009C42C3" w:rsidRDefault="00E7286B">
      <w:pPr>
        <w:rPr>
          <w:sz w:val="20"/>
          <w:szCs w:val="20"/>
        </w:rPr>
      </w:pPr>
      <w:r>
        <w:rPr>
          <w:sz w:val="20"/>
          <w:szCs w:val="20"/>
        </w:rPr>
        <w:t>Success Metrics: Positive identification of at least one payload downlink.</w:t>
      </w:r>
    </w:p>
    <w:p w14:paraId="00000013" w14:textId="77777777" w:rsidR="009C42C3" w:rsidRDefault="00E7286B">
      <w:pPr>
        <w:rPr>
          <w:sz w:val="20"/>
          <w:szCs w:val="20"/>
        </w:rPr>
      </w:pPr>
      <w:r>
        <w:rPr>
          <w:sz w:val="20"/>
          <w:szCs w:val="20"/>
        </w:rPr>
        <w:t>Deliverables: Frequency estimate and IQ spectral plots.</w:t>
      </w:r>
    </w:p>
    <w:p w14:paraId="00000014" w14:textId="77777777" w:rsidR="009C42C3" w:rsidRDefault="00E7286B">
      <w:pPr>
        <w:pStyle w:val="Heading1"/>
      </w:pPr>
      <w:r>
        <w:t>Operational Timeline</w:t>
      </w:r>
    </w:p>
    <w:p w14:paraId="00000015" w14:textId="77777777" w:rsidR="009C42C3" w:rsidRDefault="2EDF9853" w:rsidP="722D6499">
      <w:pPr>
        <w:rPr>
          <w:sz w:val="20"/>
          <w:szCs w:val="20"/>
          <w:lang w:val="en-US"/>
        </w:rPr>
      </w:pPr>
      <w:r w:rsidRPr="722D6499">
        <w:rPr>
          <w:sz w:val="20"/>
          <w:szCs w:val="20"/>
          <w:lang w:val="en-US"/>
        </w:rPr>
        <w:t>Pre-Launch: Finalize payload authorizations, expected frequency ranges, and station readiness.</w:t>
      </w:r>
    </w:p>
    <w:p w14:paraId="00000016" w14:textId="77777777" w:rsidR="009C42C3" w:rsidRDefault="00E7286B">
      <w:pPr>
        <w:rPr>
          <w:sz w:val="20"/>
          <w:szCs w:val="20"/>
        </w:rPr>
      </w:pPr>
      <w:r>
        <w:rPr>
          <w:sz w:val="20"/>
          <w:szCs w:val="20"/>
        </w:rPr>
        <w:t>LEOP Day (Priority Window): 3-hour data window for IF/IQ and Doppler data capture.</w:t>
      </w:r>
    </w:p>
    <w:p w14:paraId="00000017" w14:textId="77777777" w:rsidR="009C42C3" w:rsidRDefault="00E7286B">
      <w:pPr>
        <w:rPr>
          <w:sz w:val="20"/>
          <w:szCs w:val="20"/>
        </w:rPr>
      </w:pPr>
      <w:r>
        <w:rPr>
          <w:sz w:val="20"/>
          <w:szCs w:val="20"/>
        </w:rPr>
        <w:t>Refinement (T+1 week): Delivery of refined OD and comprehensive final report.</w:t>
      </w:r>
    </w:p>
    <w:p w14:paraId="00000018" w14:textId="77777777" w:rsidR="009C42C3" w:rsidRDefault="009C42C3">
      <w:pPr>
        <w:rPr>
          <w:sz w:val="20"/>
          <w:szCs w:val="20"/>
        </w:rPr>
      </w:pPr>
    </w:p>
    <w:p>
      <w:pPr>
        <w:pStyle w:val="Heading1"/>
        <w:keepNext/>
        <w:keepLines/>
        <w:pageBreakBefore/>
        <w:spacing w:before="240" w:after="120" w:line="264" w:lineRule="auto"/>
      </w:pPr>
      <w:r>
        <w:rPr>
          <w:rFonts w:ascii="Calibri" w:hAnsi="Calibri"/>
          <w:b/>
          <w:sz w:val="32"/>
          <w:szCs w:val="32"/>
        </w:rPr>
        <w:t xml:space="preserve">WP2000 – Orbit determination: methods and results</w:t>
      </w:r>
    </w:p>
    <w:p>
      <w:pPr>
        <w:keepLines/>
        <w:spacing w:before="0" w:after="120" w:line="264" w:lineRule="auto"/>
      </w:pPr>
      <w:commentRangeStart w:id="2"/>
      <w:r>
        <w:rPr>
          <w:rFonts w:ascii="Calibri" w:hAnsi="Calibri"/>
          <w:sz w:val="22"/>
          <w:szCs w:val="22"/>
        </w:rPr>
        <w:t xml:space="preserve">DART is KSAT’s internally developed passive-RF orbit-determination toolkit. This analysis evaluates recovery and refinement of spacecraft orbits from one-way carrier Doppler during the CAS500-2 campaign. Burst-radio telemetry contains substantial non-Gaussian contamination, motivating robust estimation, per-pass frequency-bias parameters and checks on the information available to constrain an orbit.</w:t>
      </w:r>
      <w:commentRangeEnd w:id="2"/>
      <w:r>
        <w:commentReference w:id="2"/>
      </w:r>
    </w:p>
    <w:p>
      <w:pPr>
        <w:pStyle w:val="Heading2"/>
        <w:keepNext/>
        <w:keepLines/>
        <w:spacing w:before="240" w:after="120" w:line="264" w:lineRule="auto"/>
      </w:pPr>
      <w:r>
        <w:rPr>
          <w:rFonts w:ascii="Calibri" w:hAnsi="Calibri"/>
          <w:b/>
          <w:sz w:val="26"/>
          <w:szCs w:val="26"/>
        </w:rPr>
        <w:t xml:space="preserve">Purpose and scenarios</w:t>
      </w:r>
    </w:p>
    <w:p>
      <w:pPr>
        <w:keepLines/>
        <w:spacing w:before="0" w:after="120" w:line="264" w:lineRule="auto"/>
      </w:pPr>
      <w:r>
        <w:rPr>
          <w:rFonts w:ascii="Calibri" w:hAnsi="Calibri"/>
          <w:sz w:val="22"/>
          <w:szCs w:val="22"/>
        </w:rPr>
        <w:t xml:space="preserve">This study evaluates orbit estimation from passive reception of spacecraft carrier signals during the CAS500-2 campaign. It covers four low-Earth-orbit spacecraft, FOREST-16–19, during 3–4 May 2026, using one-way Doppler observations and two initial-orbit scenarios.</w:t>
      </w:r>
    </w:p>
    <w:p>
      <w:pPr>
        <w:keepLines/>
        <w:spacing w:before="0" w:after="120" w:line="264" w:lineRule="auto"/>
      </w:pPr>
      <w:r>
        <w:rPr>
          <w:rFonts w:ascii="Calibri" w:hAnsi="Calibri"/>
          <w:sz w:val="22"/>
          <w:szCs w:val="22"/>
        </w:rPr>
        <w:t xml:space="preserve">The </w:t>
      </w:r>
      <w:r>
        <w:rPr>
          <w:rFonts w:ascii="Calibri" w:hAnsi="Calibri"/>
          <w:b/>
          <w:sz w:val="22"/>
          <w:szCs w:val="22"/>
        </w:rPr>
        <w:t xml:space="preserve">pre-launch scenario</w:t>
      </w:r>
      <w:r>
        <w:rPr>
          <w:rFonts w:ascii="Calibri" w:hAnsi="Calibri"/>
          <w:sz w:val="22"/>
          <w:szCs w:val="22"/>
        </w:rPr>
        <w:t xml:space="preserve"> represents initial orbit determination (IOD) assisted by an approximate orbit. Its large initial errors resemble the recovery problem posed by a stale TLE, potentially weeks old in an operational setting. The experimental TLEs were submitted two days before separation; the analogy concerns prior quality. The </w:t>
      </w:r>
      <w:r>
        <w:rPr>
          <w:rFonts w:ascii="Calibri" w:hAnsi="Calibri"/>
          <w:b/>
          <w:sz w:val="22"/>
          <w:szCs w:val="22"/>
        </w:rPr>
        <w:t xml:space="preserve">post-separation update scenario</w:t>
      </w:r>
      <w:r>
        <w:rPr>
          <w:rFonts w:ascii="Calibri" w:hAnsi="Calibri"/>
          <w:sz w:val="22"/>
          <w:szCs w:val="22"/>
        </w:rPr>
        <w:t xml:space="preserve"> starts from a substantially better orbit and evaluates refinement during early operations. At the cumulative fit checkpoints, median initial position errors were approximately 549 km and 9 km, respectively.</w:t>
      </w:r>
    </w:p>
    <w:p>
      <w:pPr>
        <w:pStyle w:val="Heading2"/>
        <w:keepNext/>
        <w:keepLines/>
        <w:spacing w:before="240" w:after="120" w:line="264" w:lineRule="auto"/>
      </w:pPr>
      <w:r>
        <w:rPr>
          <w:rFonts w:ascii="Calibri" w:hAnsi="Calibri"/>
          <w:b/>
          <w:sz w:val="26"/>
          <w:szCs w:val="26"/>
        </w:rPr>
        <w:t xml:space="preserve">Observation model</w:t>
      </w:r>
    </w:p>
    <w:p>
      <w:pPr>
        <w:keepLines/>
        <w:spacing w:before="0" w:after="120" w:line="264" w:lineRule="auto"/>
      </w:pPr>
      <w:r>
        <w:rPr>
          <w:rFonts w:ascii="Calibri" w:hAnsi="Calibri"/>
          <w:sz w:val="22"/>
          <w:szCs w:val="22"/>
        </w:rPr>
        <w:t xml:space="preserve">The observable is the carrier-frequency shift caused by spacecraft motion relative to a ground receiver. For observation </w:t>
      </w:r>
      <m:oMath>
        <m:r>
          <m:t xml:space="preserve">i</m:t>
        </m:r>
      </m:oMath>
      <w:r>
        <w:rPr>
          <w:rFonts w:ascii="Calibri" w:hAnsi="Calibri"/>
          <w:sz w:val="22"/>
          <w:szCs w:val="22"/>
        </w:rPr>
        <w:t xml:space="preserve"> in pass </w:t>
      </w:r>
      <m:oMath>
        <m:r>
          <m:t xml:space="preserve">p</m:t>
        </m:r>
        <m:d>
          <m:dPr>
            <m:begChr m:val="("/>
            <m:endChr m:val=")"/>
          </m:dPr>
          <m:e>
            <m:r>
              <m:t xml:space="preserve">i</m:t>
            </m:r>
          </m:e>
        </m:d>
      </m:oMath>
      <w:r>
        <w:rPr>
          <w:rFonts w:ascii="Calibri" w:hAnsi="Calibri"/>
          <w:sz w:val="22"/>
          <w:szCs w:val="22"/>
        </w:rPr>
        <w:t xml:space="preserve">,</w:t>
      </w:r>
    </w:p>
    <w:p>
      <w:pPr>
        <w:keepNext/>
        <w:keepLines/>
        <w:spacing w:before="0" w:after="120" w:line="264" w:lineRule="auto"/>
        <w:jc w:val="center"/>
      </w:pPr>
      <m:oMathPara>
        <m:oMathParaPr>
          <m:jc m:val="center"/>
        </m:oMathParaPr>
        <m:oMath>
          <m:sSub>
            <m:e>
              <m:acc>
                <m:accPr>
                  <m:chr m:val="̂"/>
                </m:accPr>
                <m:e>
                  <m:r>
                    <m:t xml:space="preserve">d</m:t>
                  </m:r>
                </m:e>
              </m:acc>
            </m:e>
            <m:sub>
              <m:r>
                <m:t xml:space="preserve">i</m:t>
              </m:r>
            </m:sub>
          </m:sSub>
          <m:r>
            <m:t xml:space="preserve"> = −</m:t>
          </m:r>
          <m:f>
            <m:num>
              <m:sSub>
                <m:e>
                  <m:r>
                    <m:t xml:space="preserve">f</m:t>
                  </m:r>
                </m:e>
                <m:sub>
                  <m:r>
                    <m:t xml:space="preserve">c</m:t>
                  </m:r>
                </m:sub>
              </m:sSub>
            </m:num>
            <m:den>
              <m:r>
                <m:t xml:space="preserve">c</m:t>
              </m:r>
            </m:den>
          </m:f>
          <m:f>
            <m:num>
              <m:sSup>
                <m:e>
                  <m:d>
                    <m:dPr>
                      <m:begChr m:val="("/>
                      <m:endChr m:val=")"/>
                    </m:dPr>
                    <m:e>
                      <m:sSub>
                        <m:e>
                          <m:r>
                            <m:t xml:space="preserve">r</m:t>
                          </m:r>
                        </m:e>
                        <m:sub>
                          <m:r>
                            <m:t xml:space="preserve">i</m:t>
                          </m:r>
                        </m:sub>
                      </m:sSub>
                      <m:r>
                        <m:t xml:space="preserve"> − </m:t>
                      </m:r>
                      <m:sSub>
                        <m:e>
                          <m:r>
                            <m:t xml:space="preserve">r</m:t>
                          </m:r>
                        </m:e>
                        <m:sub>
                          <m:r>
                            <m:t xml:space="preserve">g,i</m:t>
                          </m:r>
                        </m:sub>
                      </m:sSub>
                    </m:e>
                  </m:d>
                </m:e>
                <m:sup>
                  <m:r>
                    <m:t xml:space="preserve">T</m:t>
                  </m:r>
                </m:sup>
              </m:sSup>
              <m:d>
                <m:dPr>
                  <m:begChr m:val="("/>
                  <m:endChr m:val=")"/>
                </m:dPr>
                <m:e>
                  <m:sSub>
                    <m:e>
                      <m:r>
                        <m:t xml:space="preserve">v</m:t>
                      </m:r>
                    </m:e>
                    <m:sub>
                      <m:r>
                        <m:t xml:space="preserve">i</m:t>
                      </m:r>
                    </m:sub>
                  </m:sSub>
                  <m:r>
                    <m:t xml:space="preserve"> − </m:t>
                  </m:r>
                  <m:sSub>
                    <m:e>
                      <m:r>
                        <m:t xml:space="preserve">v</m:t>
                      </m:r>
                    </m:e>
                    <m:sub>
                      <m:r>
                        <m:t xml:space="preserve">g,i</m:t>
                      </m:r>
                    </m:sub>
                  </m:sSub>
                </m:e>
              </m:d>
            </m:num>
            <m:den>
              <m:d>
                <m:dPr>
                  <m:begChr m:val="‖"/>
                  <m:endChr m:val="‖"/>
                </m:dPr>
                <m:e>
                  <m:sSub>
                    <m:e>
                      <m:r>
                        <m:t xml:space="preserve">r</m:t>
                      </m:r>
                    </m:e>
                    <m:sub>
                      <m:r>
                        <m:t xml:space="preserve">i</m:t>
                      </m:r>
                    </m:sub>
                  </m:sSub>
                  <m:r>
                    <m:t xml:space="preserve"> − </m:t>
                  </m:r>
                  <m:sSub>
                    <m:e>
                      <m:r>
                        <m:t xml:space="preserve">r</m:t>
                      </m:r>
                    </m:e>
                    <m:sub>
                      <m:r>
                        <m:t xml:space="preserve">g,i</m:t>
                      </m:r>
                    </m:sub>
                  </m:sSub>
                </m:e>
              </m:d>
            </m:den>
          </m:f>
          <m:r>
            <m:t xml:space="preserve"> + </m:t>
          </m:r>
          <m:sSub>
            <m:e>
              <m:r>
                <m:t xml:space="preserve">b</m:t>
              </m:r>
            </m:e>
            <m:sub>
              <m:r>
                <m:t xml:space="preserve">p(i)</m:t>
              </m:r>
            </m:sub>
          </m:sSub>
          <m:r>
            <m:rPr>
              <m:nor/>
            </m:rPr>
            <m:t xml:space="preserve">     (1)</m:t>
          </m:r>
        </m:oMath>
      </m:oMathPara>
    </w:p>
    <w:p>
      <w:pPr>
        <w:keepLines/>
        <w:spacing w:before="0" w:after="120" w:line="264" w:lineRule="auto"/>
      </w:pPr>
      <w:commentRangeStart w:id="7"/>
      <w:commentRangeStart w:id="6"/>
      <w:r>
        <w:rPr>
          <w:rFonts w:ascii="Calibri" w:hAnsi="Calibri"/>
          <w:sz w:val="22"/>
          <w:szCs w:val="22"/>
        </w:rPr>
        <w:t xml:space="preserve">Here </w:t>
      </w:r>
      <m:oMath>
        <m:sSub>
          <m:e>
            <m:r>
              <m:t xml:space="preserve">r</m:t>
            </m:r>
          </m:e>
          <m:sub>
            <m:r>
              <m:t xml:space="preserve">i</m:t>
            </m:r>
          </m:sub>
        </m:sSub>
        <m:r>
          <m:t xml:space="preserve">, </m:t>
        </m:r>
        <m:sSub>
          <m:e>
            <m:r>
              <m:t xml:space="preserve">v</m:t>
            </m:r>
          </m:e>
          <m:sub>
            <m:r>
              <m:t xml:space="preserve">i</m:t>
            </m:r>
          </m:sub>
        </m:sSub>
      </m:oMath>
      <w:r>
        <w:rPr>
          <w:rFonts w:ascii="Calibri" w:hAnsi="Calibri"/>
          <w:sz w:val="22"/>
          <w:szCs w:val="22"/>
        </w:rPr>
        <w:t xml:space="preserve"> and </w:t>
      </w:r>
      <m:oMath>
        <m:sSub>
          <m:e>
            <m:r>
              <m:t xml:space="preserve">r</m:t>
            </m:r>
          </m:e>
          <m:sub>
            <m:r>
              <m:t xml:space="preserve">g,i</m:t>
            </m:r>
          </m:sub>
        </m:sSub>
        <m:r>
          <m:t xml:space="preserve">, </m:t>
        </m:r>
        <m:sSub>
          <m:e>
            <m:r>
              <m:t xml:space="preserve">v</m:t>
            </m:r>
          </m:e>
          <m:sub>
            <m:r>
              <m:t xml:space="preserve">g,i</m:t>
            </m:r>
          </m:sub>
        </m:sSub>
      </m:oMath>
      <w:r>
        <w:rPr>
          <w:rFonts w:ascii="Calibri" w:hAnsi="Calibri"/>
          <w:sz w:val="22"/>
          <w:szCs w:val="22"/>
        </w:rPr>
        <w:t xml:space="preserve"> are spacecraft and receiver position and velocity in a common Earth-centred inertial frame at the observation time. Receiver motion includes Earth rotation. The common nominal carrier used for modelling is </w:t>
      </w:r>
      <m:oMath>
        <m:sSub>
          <m:e>
            <m:r>
              <m:t xml:space="preserve">f</m:t>
            </m:r>
          </m:e>
          <m:sub>
            <m:r>
              <m:t xml:space="preserve">c</m:t>
            </m:r>
          </m:sub>
        </m:sSub>
        <m:r>
          <m:t xml:space="preserve"> = 2216.3</m:t>
        </m:r>
      </m:oMath>
      <w:r>
        <w:rPr>
          <w:rFonts w:ascii="Calibri" w:hAnsi="Calibri"/>
          <w:sz w:val="22"/>
          <w:szCs w:val="22"/>
        </w:rPr>
        <w:t xml:space="preserve"> MHz, </w:t>
      </w:r>
      <m:oMath>
        <m:r>
          <m:t xml:space="preserve">c</m:t>
        </m:r>
      </m:oMath>
      <w:r>
        <w:rPr>
          <w:rFonts w:ascii="Calibri" w:hAnsi="Calibri"/>
          <w:sz w:val="22"/>
          <w:szCs w:val="22"/>
        </w:rPr>
        <w:t xml:space="preserve"> is the speed of light, and Doppler </w:t>
      </w:r>
      <m:oMath>
        <m:sSub>
          <m:e>
            <m:acc>
              <m:accPr>
                <m:chr m:val="̂"/>
              </m:accPr>
              <m:e>
                <m:r>
                  <m:t xml:space="preserve">d</m:t>
                </m:r>
              </m:e>
            </m:acc>
          </m:e>
          <m:sub>
            <m:r>
              <m:t xml:space="preserve">i</m:t>
            </m:r>
          </m:sub>
        </m:sSub>
      </m:oMath>
      <w:r>
        <w:rPr>
          <w:rFonts w:ascii="Calibri" w:hAnsi="Calibri"/>
          <w:sz w:val="22"/>
          <w:szCs w:val="22"/>
        </w:rPr>
        <w:t xml:space="preserve"> and pass bias </w:t>
      </w:r>
      <m:oMath>
        <m:sSub>
          <m:e>
            <m:r>
              <m:t xml:space="preserve">b</m:t>
            </m:r>
          </m:e>
          <m:sub>
            <m:r>
              <m:t xml:space="preserve">p</m:t>
            </m:r>
          </m:sub>
        </m:sSub>
      </m:oMath>
      <w:r>
        <w:rPr>
          <w:rFonts w:ascii="Calibri" w:hAnsi="Calibri"/>
          <w:sz w:val="22"/>
          <w:szCs w:val="22"/>
        </w:rPr>
        <w:t xml:space="preserve"> are in hertz. Each pass has an estimated constant bias to absorb approximately constant frequency offsets. The changing Doppler curve constrains orbital motion, while the bias accommodates its offset.</w:t>
      </w:r>
      <w:commentRangeEnd w:id="6"/>
      <w:r>
        <w:commentReference w:id="6"/>
      </w:r>
      <w:commentRangeEnd w:id="7"/>
      <w:r>
        <w:commentReference w:id="7"/>
      </w:r>
    </w:p>
    <w:p>
      <w:pPr>
        <w:pStyle w:val="Heading2"/>
        <w:keepNext/>
        <w:keepLines/>
        <w:spacing w:before="240" w:after="120" w:line="264" w:lineRule="auto"/>
      </w:pPr>
      <w:r>
        <w:rPr>
          <w:rFonts w:ascii="Calibri" w:hAnsi="Calibri"/>
          <w:b/>
          <w:sz w:val="26"/>
          <w:szCs w:val="26"/>
        </w:rPr>
        <w:t xml:space="preserve">Estimation methods</w:t>
      </w:r>
    </w:p>
    <w:p>
      <w:pPr>
        <w:keepLines/>
        <w:spacing w:before="0" w:after="120" w:line="264" w:lineRule="auto"/>
      </w:pPr>
      <w:r>
        <w:rPr>
          <w:rFonts w:ascii="Calibri" w:hAnsi="Calibri"/>
          <w:b/>
          <w:sz w:val="22"/>
          <w:szCs w:val="22"/>
        </w:rPr>
        <w:t xml:space="preserve">Timing correction</w:t>
      </w:r>
      <w:r>
        <w:rPr>
          <w:rFonts w:ascii="Calibri" w:hAnsi="Calibri"/>
          <w:sz w:val="22"/>
          <w:szCs w:val="22"/>
        </w:rPr>
        <w:t xml:space="preserve"> estimates one adjustment to the TLE epoch, shared across the selected passes. Observation and receiver times remain fixed. This changes the spacecraft's progression along its SGP4-predicted orbit and is useful when the dominant error is orbital timing.</w:t>
      </w:r>
    </w:p>
    <w:p>
      <w:pPr>
        <w:keepLines/>
        <w:spacing w:before="0" w:after="120" w:line="264" w:lineRule="auto"/>
      </w:pPr>
      <w:r>
        <w:rPr>
          <w:rFonts w:ascii="Calibri" w:hAnsi="Calibri"/>
          <w:b/>
          <w:sz w:val="22"/>
          <w:szCs w:val="22"/>
        </w:rPr>
        <w:t xml:space="preserve">SGP4 mean-element correction</w:t>
      </w:r>
      <w:r>
        <w:rPr>
          <w:rFonts w:ascii="Calibri" w:hAnsi="Calibri"/>
          <w:sz w:val="22"/>
          <w:szCs w:val="22"/>
        </w:rPr>
        <w:t xml:space="preserve"> estimates changes in mean longitude </w:t>
      </w:r>
      <m:oMath>
        <m:r>
          <m:t xml:space="preserve">L</m:t>
        </m:r>
      </m:oMath>
      <w:r>
        <w:rPr>
          <w:rFonts w:ascii="Calibri" w:hAnsi="Calibri"/>
          <w:sz w:val="22"/>
          <w:szCs w:val="22"/>
        </w:rPr>
        <w:t xml:space="preserve"> and mean motion </w:t>
      </w:r>
      <m:oMath>
        <m:r>
          <m:t xml:space="preserve">n</m:t>
        </m:r>
      </m:oMath>
      <w:r>
        <w:rPr>
          <w:rFonts w:ascii="Calibri" w:hAnsi="Calibri"/>
          <w:sz w:val="22"/>
          <w:szCs w:val="22"/>
        </w:rPr>
        <w:t xml:space="preserve">. Mean longitude specifies orbital phase; mean motion controls its evolution. SGP4 propagates the corrected TLE using its standard perturbation model. This two-parameter correction, denoted </w:t>
      </w:r>
      <w:r>
        <w:rPr>
          <w:rFonts w:ascii="Calibri" w:hAnsi="Calibri"/>
          <w:b/>
          <w:sz w:val="22"/>
          <w:szCs w:val="22"/>
        </w:rPr>
        <w:t xml:space="preserve">L+n</w:t>
      </w:r>
      <w:r>
        <w:rPr>
          <w:rFonts w:ascii="Calibri" w:hAnsi="Calibri"/>
          <w:sz w:val="22"/>
          <w:szCs w:val="22"/>
        </w:rPr>
        <w:t xml:space="preserve">, retains the prior's orbit shape and plane. Before fitting, the TLE is represented at an epoch near the observations while preserving its predicted trajectory.</w:t>
      </w:r>
    </w:p>
    <w:p>
      <w:pPr>
        <w:keepLines/>
        <w:spacing w:before="0" w:after="120" w:line="264" w:lineRule="auto"/>
      </w:pPr>
      <w:r>
        <w:rPr>
          <w:rFonts w:ascii="Calibri" w:hAnsi="Calibri"/>
          <w:b/>
          <w:sz w:val="22"/>
          <w:szCs w:val="22"/>
        </w:rPr>
        <w:t xml:space="preserve">Cartesian full-state estimation</w:t>
      </w:r>
      <w:r>
        <w:rPr>
          <w:rFonts w:ascii="Calibri" w:hAnsi="Calibri"/>
          <w:sz w:val="22"/>
          <w:szCs w:val="22"/>
        </w:rPr>
        <w:t xml:space="preserve"> adjusts all three position and three velocity components at a reference epoch. Numerical propagation uses Earth gravity through degree and order four, Sun and Moon attraction, tides, and relativistic corrections. Atmospheric drag is omitted because this configuration has no supplied spacecraft drag properties. The additional state freedom allows correction of orbit shape and plane, but requires more observational information to constrain the solution.</w:t>
      </w:r>
    </w:p>
    <w:p>
      <w:pPr>
        <w:keepLines/>
        <w:spacing w:before="0" w:after="120" w:line="264" w:lineRule="auto"/>
      </w:pPr>
      <w:r>
        <w:rPr>
          <w:rFonts w:ascii="Calibri" w:hAnsi="Calibri"/>
          <w:sz w:val="22"/>
          <w:szCs w:val="22"/>
        </w:rPr>
        <w:t xml:space="preserve">All methods jointly estimate their orbit parameters and one bias per pass using bounded robust least squares, implemented with SciPy’s least-squares solver. With </w:t>
      </w:r>
      <m:oMath>
        <m:sSub>
          <m:e>
            <m:r>
              <m:t xml:space="preserve">ε</m:t>
            </m:r>
          </m:e>
          <m:sub>
            <m:r>
              <m:t xml:space="preserve">i</m:t>
            </m:r>
          </m:sub>
        </m:sSub>
        <m:d>
          <m:dPr>
            <m:begChr m:val="("/>
            <m:endChr m:val=")"/>
          </m:dPr>
          <m:e>
            <m:r>
              <m:t xml:space="preserve">θ</m:t>
            </m:r>
          </m:e>
        </m:d>
        <m:r>
          <m:t xml:space="preserve"> = </m:t>
        </m:r>
        <m:sSub>
          <m:e>
            <m:acc>
              <m:accPr>
                <m:chr m:val="̂"/>
              </m:accPr>
              <m:e>
                <m:r>
                  <m:t xml:space="preserve">d</m:t>
                </m:r>
              </m:e>
            </m:acc>
          </m:e>
          <m:sub>
            <m:r>
              <m:t xml:space="preserve">i</m:t>
            </m:r>
          </m:sub>
        </m:sSub>
        <m:d>
          <m:dPr>
            <m:begChr m:val="("/>
            <m:endChr m:val=")"/>
          </m:dPr>
          <m:e>
            <m:r>
              <m:t xml:space="preserve">θ</m:t>
            </m:r>
          </m:e>
        </m:d>
        <m:r>
          <m:t xml:space="preserve"> − </m:t>
        </m:r>
        <m:sSub>
          <m:e>
            <m:r>
              <m:t xml:space="preserve">d</m:t>
            </m:r>
          </m:e>
          <m:sub>
            <m:r>
              <m:t xml:space="preserve">i</m:t>
            </m:r>
          </m:sub>
        </m:sSub>
      </m:oMath>
      <w:r>
        <w:rPr>
          <w:rFonts w:ascii="Calibri" w:hAnsi="Calibri"/>
          <w:sz w:val="22"/>
          <w:szCs w:val="22"/>
        </w:rPr>
        <w:t xml:space="preserve">, the soft-L1 objective can be written, up to a constant multiplier, as</w:t>
      </w:r>
    </w:p>
    <w:p>
      <w:pPr>
        <w:keepNext/>
        <w:keepLines/>
        <w:spacing w:before="0" w:after="120" w:line="264" w:lineRule="auto"/>
        <w:jc w:val="center"/>
      </w:pPr>
      <m:oMathPara>
        <m:oMathParaPr>
          <m:jc m:val="center"/>
        </m:oMathParaPr>
        <m:oMath>
          <m:limLow>
            <m:e>
              <m:r>
                <m:rPr>
                  <m:nor/>
                </m:rPr>
                <m:t xml:space="preserve">min</m:t>
              </m:r>
            </m:e>
            <m:lim>
              <m:r>
                <m:t xml:space="preserve">θ ∈ ℬ</m:t>
              </m:r>
            </m:lim>
          </m:limLow>
          <m:r>
            <m:t xml:space="preserve"> </m:t>
          </m:r>
          <m:nary>
            <m:naryPr>
              <m:chr m:val="∑"/>
              <m:limLoc m:val="subSup"/>
              <m:grow m:val="1"/>
              <m:supHide m:val="1"/>
            </m:naryPr>
            <m:sub>
              <m:r>
                <m:t xml:space="preserve">i</m:t>
              </m:r>
            </m:sub>
            <m:sup>
              <m:r>
                <m:t xml:space="preserve"/>
              </m:r>
            </m:sup>
            <m:e>
              <m:d>
                <m:dPr>
                  <m:begChr m:val="["/>
                  <m:endChr m:val="]"/>
                </m:dPr>
                <m:e>
                  <m:rad>
                    <m:radPr>
                      <m:degHide m:val="1"/>
                    </m:radPr>
                    <m:deg/>
                    <m:e>
                      <m:r>
                        <m:t xml:space="preserve">1 + </m:t>
                      </m:r>
                      <m:sSup>
                        <m:e>
                          <m:d>
                            <m:dPr>
                              <m:begChr m:val="("/>
                              <m:endChr m:val=")"/>
                            </m:dPr>
                            <m:e>
                              <m:f>
                                <m:num>
                                  <m:sSub>
                                    <m:e>
                                      <m:r>
                                        <m:t xml:space="preserve">ε</m:t>
                                      </m:r>
                                    </m:e>
                                    <m:sub>
                                      <m:r>
                                        <m:t xml:space="preserve">i</m:t>
                                      </m:r>
                                    </m:sub>
                                  </m:sSub>
                                  <m:d>
                                    <m:dPr>
                                      <m:begChr m:val="("/>
                                      <m:endChr m:val=")"/>
                                    </m:dPr>
                                    <m:e>
                                      <m:r>
                                        <m:t xml:space="preserve">θ</m:t>
                                      </m:r>
                                    </m:e>
                                  </m:d>
                                </m:num>
                                <m:den>
                                  <m:r>
                                    <m:t xml:space="preserve">s</m:t>
                                  </m:r>
                                </m:den>
                              </m:f>
                            </m:e>
                          </m:d>
                        </m:e>
                        <m:sup>
                          <m:r>
                            <m:t xml:space="preserve">2</m:t>
                          </m:r>
                        </m:sup>
                      </m:sSup>
                    </m:e>
                  </m:rad>
                  <m:r>
                    <m:t xml:space="preserve"> − 1</m:t>
                  </m:r>
                </m:e>
              </m:d>
            </m:e>
          </m:nary>
          <m:r>
            <m:rPr>
              <m:nor/>
            </m:rPr>
            <m:t xml:space="preserve">,     s = 700 Hz</m:t>
          </m:r>
          <m:r>
            <m:rPr>
              <m:nor/>
            </m:rPr>
            <m:t xml:space="preserve">     (2)</m:t>
          </m:r>
        </m:oMath>
      </m:oMathPara>
    </w:p>
    <w:p>
      <w:pPr>
        <w:keepLines/>
        <w:spacing w:before="0" w:after="120" w:line="264" w:lineRule="auto"/>
      </w:pPr>
      <w:r>
        <w:rPr>
          <w:rFonts w:ascii="Calibri" w:hAnsi="Calibri"/>
          <w:sz w:val="22"/>
          <w:szCs w:val="22"/>
        </w:rPr>
        <w:t xml:space="preserve">The vector </w:t>
      </w:r>
      <m:oMath>
        <m:r>
          <m:t xml:space="preserve">θ</m:t>
        </m:r>
      </m:oMath>
      <w:r>
        <w:rPr>
          <w:rFonts w:ascii="Calibri" w:hAnsi="Calibri"/>
          <w:sz w:val="22"/>
          <w:szCs w:val="22"/>
        </w:rPr>
        <w:t xml:space="preserve"> contains the estimated parameters, and </w:t>
      </w:r>
      <m:oMath>
        <m:r>
          <m:t xml:space="preserve">ℬ</m:t>
        </m:r>
      </m:oMath>
      <w:r>
        <w:rPr>
          <w:rFonts w:ascii="Calibri" w:hAnsi="Calibri"/>
          <w:sz w:val="22"/>
          <w:szCs w:val="22"/>
        </w:rPr>
        <w:t xml:space="preserve"> specifies their allowed bounds. Large residuals receive less influence, helping tolerate contaminated Doppler observations. The initial orbit supplies the starting point; the objective contains measurement residuals only.</w:t>
      </w:r>
    </w:p>
    <w:p>
      <w:pPr>
        <w:keepLines/>
        <w:spacing w:before="0" w:after="120" w:line="264" w:lineRule="auto"/>
      </w:pPr>
      <w:r>
        <w:rPr>
          <w:rFonts w:ascii="Calibri" w:hAnsi="Calibri"/>
          <w:sz w:val="22"/>
          <w:szCs w:val="22"/>
        </w:rPr>
        <w:t xml:space="preserve">Timing is fitted to individual passes and cumulatively. L+n uses either the latest three eligible passes or all completed eligible passes; full-state fitting is cumulative. Each fit starts from the scenario's fixed initial orbit. Repeated updates therefore measure the benefit of newly available observations. Orbit fits use carrier-lock and signal-quality screening; timing uses elevation and sample count screening, producing a smaller contact set.</w:t>
      </w:r>
    </w:p>
    <w:p>
      <w:pPr>
        <w:pStyle w:val="Heading2"/>
        <w:keepNext/>
        <w:keepLines/>
        <w:spacing w:before="240" w:after="120" w:line="264" w:lineRule="auto"/>
      </w:pPr>
      <w:r>
        <w:rPr>
          <w:rFonts w:ascii="Calibri" w:hAnsi="Calibri"/>
          <w:b/>
          <w:sz w:val="26"/>
          <w:szCs w:val="26"/>
        </w:rPr>
        <w:t xml:space="preserve">Evaluation</w:t>
      </w:r>
    </w:p>
    <w:p>
      <w:pPr>
        <w:keepLines/>
        <w:spacing w:before="0" w:after="120" w:line="264" w:lineRule="auto"/>
      </w:pPr>
      <w:r>
        <w:rPr>
          <w:rFonts w:ascii="Calibri" w:hAnsi="Calibri"/>
          <w:sz w:val="22"/>
          <w:szCs w:val="22"/>
        </w:rPr>
        <w:t xml:space="preserve">Each solution is forecast over the hour immediately following its latest input pass. Position accuracy is measured against a trajectory fitted independently to GPS observations:</w:t>
      </w:r>
    </w:p>
    <w:p>
      <w:pPr>
        <w:keepNext/>
        <w:keepLines/>
        <w:spacing w:before="0" w:after="120" w:line="264" w:lineRule="auto"/>
        <w:jc w:val="center"/>
      </w:pPr>
      <m:oMathPara>
        <m:oMathParaPr>
          <m:jc m:val="center"/>
        </m:oMathParaPr>
        <m:oMath>
          <m:sSub>
            <m:e>
              <m:r>
                <m:t xml:space="preserve">E</m:t>
              </m:r>
            </m:e>
            <m:sub>
              <m:r>
                <m:t xml:space="preserve">r</m:t>
              </m:r>
            </m:sub>
          </m:sSub>
          <m:r>
            <m:t xml:space="preserve"> = </m:t>
          </m:r>
          <m:rad>
            <m:radPr>
              <m:degHide m:val="1"/>
            </m:radPr>
            <m:deg/>
            <m:e>
              <m:f>
                <m:num>
                  <m:r>
                    <m:t xml:space="preserve">1</m:t>
                  </m:r>
                </m:num>
                <m:den>
                  <m:r>
                    <m:t xml:space="preserve">K</m:t>
                  </m:r>
                </m:den>
              </m:f>
              <m:nary>
                <m:naryPr>
                  <m:chr m:val="∑"/>
                  <m:limLoc m:val="subSup"/>
                  <m:grow m:val="1"/>
                </m:naryPr>
                <m:sub>
                  <m:r>
                    <m:t xml:space="preserve">k = 1</m:t>
                  </m:r>
                </m:sub>
                <m:sup>
                  <m:r>
                    <m:t xml:space="preserve">K</m:t>
                  </m:r>
                </m:sup>
                <m:e>
                  <m:sSup>
                    <m:e>
                      <m:d>
                        <m:dPr>
                          <m:begChr m:val="‖"/>
                          <m:endChr m:val="‖"/>
                        </m:dPr>
                        <m:e>
                          <m:sSub>
                            <m:e>
                              <m:r>
                                <m:t xml:space="preserve">r</m:t>
                              </m:r>
                            </m:e>
                            <m:sub>
                              <m:r>
                                <m:t xml:space="preserve">fit</m:t>
                              </m:r>
                            </m:sub>
                          </m:sSub>
                          <m:d>
                            <m:dPr>
                              <m:begChr m:val="("/>
                              <m:endChr m:val=")"/>
                            </m:dPr>
                            <m:e>
                              <m:sSub>
                                <m:e>
                                  <m:r>
                                    <m:t xml:space="preserve">t</m:t>
                                  </m:r>
                                </m:e>
                                <m:sub>
                                  <m:r>
                                    <m:t xml:space="preserve">k</m:t>
                                  </m:r>
                                </m:sub>
                              </m:sSub>
                            </m:e>
                          </m:d>
                          <m:r>
                            <m:t xml:space="preserve"> − </m:t>
                          </m:r>
                          <m:sSub>
                            <m:e>
                              <m:r>
                                <m:t xml:space="preserve">r</m:t>
                              </m:r>
                            </m:e>
                            <m:sub>
                              <m:r>
                                <m:t xml:space="preserve">GPS</m:t>
                              </m:r>
                            </m:sub>
                          </m:sSub>
                          <m:d>
                            <m:dPr>
                              <m:begChr m:val="("/>
                              <m:endChr m:val=")"/>
                            </m:dPr>
                            <m:e>
                              <m:sSub>
                                <m:e>
                                  <m:r>
                                    <m:t xml:space="preserve">t</m:t>
                                  </m:r>
                                </m:e>
                                <m:sub>
                                  <m:r>
                                    <m:t xml:space="preserve">k</m:t>
                                  </m:r>
                                </m:sub>
                              </m:sSub>
                            </m:e>
                          </m:d>
                        </m:e>
                      </m:d>
                    </m:e>
                    <m:sup>
                      <m:r>
                        <m:t xml:space="preserve">2</m:t>
                      </m:r>
                    </m:sup>
                  </m:sSup>
                </m:e>
              </m:nary>
            </m:e>
          </m:rad>
          <m:r>
            <m:rPr>
              <m:nor/>
            </m:rPr>
            <m:t xml:space="preserve">     (3)</m:t>
          </m:r>
        </m:oMath>
      </m:oMathPara>
    </w:p>
    <w:p>
      <w:pPr>
        <w:keepLines/>
        <w:spacing w:before="0" w:after="120" w:line="264" w:lineRule="auto"/>
      </w:pPr>
      <w:r>
        <w:rPr>
          <w:rFonts w:ascii="Calibri" w:hAnsi="Calibri"/>
          <w:sz w:val="22"/>
          <w:szCs w:val="22"/>
        </w:rPr>
        <w:t xml:space="preserve">This position-vector RMSE is reported in kilometres. Initial and fitted orbits are evaluated at identical timestamps, strictly after the fitting observations. The forecast starts at pass completion, assuming immediate solution availability.</w:t>
      </w:r>
    </w:p>
    <w:p>
      <w:pPr>
        <w:keepLines/>
        <w:spacing w:before="0" w:after="120" w:line="264" w:lineRule="auto"/>
      </w:pPr>
      <w:r>
        <w:rPr>
          <w:rFonts w:ascii="Calibri" w:hAnsi="Calibri"/>
          <w:sz w:val="22"/>
          <w:szCs w:val="22"/>
        </w:rPr>
        <w:t xml:space="preserve">The reference trajectory estimates Cartesian state and effective drag from GPS positions. Withholding ten minutes of each hour gives validation errors of 35–83 m for FOREST-16–18. FOREST-19 has a 167 m validation error, exceeding the 100 m acceptance threshold, and remains a candidate reference. This distinction matters most when interpreting the smallest orbit errors.</w:t>
      </w:r>
    </w:p>
    <w:p>
      <w:pPr>
        <w:keepLines/>
        <w:spacing w:before="0" w:after="120" w:line="264" w:lineRule="auto"/>
      </w:pPr>
      <w:r>
        <w:rPr>
          <w:rFonts w:ascii="Calibri" w:hAnsi="Calibri"/>
          <w:sz w:val="22"/>
          <w:szCs w:val="22"/>
        </w:rPr>
        <w:t xml:space="preserve">Of 254 fits, 242 have complete reference coverage for the forecast hour. Twelve early forecasts lack that coverage and are excluded from accuracy statistics. Timing and L+n fits also undergo a quality screen requiring sufficient samples, convergence, inactive parameter bounds, and full-rank, adequately conditioned measurement sensitivities. Full-state fits are reported without this screen.</w:t>
      </w:r>
    </w:p>
    <w:p>
      <w:pPr>
        <w:pStyle w:val="Heading2"/>
        <w:keepNext/>
        <w:keepLines/>
        <w:spacing w:before="240" w:after="120" w:line="264" w:lineRule="auto"/>
      </w:pPr>
      <w:r>
        <w:rPr>
          <w:rFonts w:ascii="Calibri" w:hAnsi="Calibri"/>
          <w:b/>
          <w:sz w:val="26"/>
          <w:szCs w:val="26"/>
        </w:rPr>
        <w:t xml:space="preserve">Results and interpretation</w:t>
      </w:r>
    </w:p>
    <w:p>
      <w:pPr>
        <w:keepLines/>
        <w:spacing w:before="0" w:after="120" w:line="264" w:lineRule="auto"/>
      </w:pPr>
      <w:r>
        <w:rPr>
          <w:rFonts w:ascii="Calibri" w:hAnsi="Calibri"/>
          <w:sz w:val="22"/>
          <w:szCs w:val="22"/>
        </w:rPr>
        <w:t xml:space="preserve">The table reports median next-hour position RMSE. “All scored” includes fits rejected by the quality screen; the accepted subset is labelled separately.</w:t>
      </w:r>
    </w:p>
    <w:p>
      <w:pPr>
        <w:keepNext/>
        <w:keepLines/>
        <w:spacing w:before="0" w:after="120" w:line="264" w:lineRule="auto"/>
      </w:pPr>
      <w:r>
        <w:rPr>
          <w:rFonts w:ascii="Calibri" w:hAnsi="Calibri"/>
          <w:i/>
          <w:color w:val="52616B"/>
          <w:sz w:val="20"/>
          <w:szCs w:val="20"/>
        </w:rPr>
        <w:t xml:space="preserve">Table 1. Median position-vector RMSE over the hour following the latest fitted pass.</w:t>
      </w:r>
    </w:p>
    <w:tbl>
      <w:tblPr>
        <w:tblW w:w="9921" w:type="dxa"/>
        <w:tblBorders>
          <w:top w:val="single" w:sz="4" w:color="D5DDE4"/>
          <w:left w:val="single" w:sz="4" w:color="D5DDE4"/>
          <w:bottom w:val="single" w:sz="4" w:color="D5DDE4"/>
          <w:right w:val="single" w:sz="4" w:color="D5DDE4"/>
          <w:insideH w:val="single" w:sz="4" w:color="D5DDE4"/>
          <w:insideV w:val="single" w:sz="4" w:color="D5DDE4"/>
        </w:tblBorders>
        <w:tblLayout w:type="fixed"/>
        <w:tblCellMar>
          <w:top w:w="90" w:type="dxa"/>
          <w:left w:w="90" w:type="dxa"/>
          <w:bottom w:w="90" w:type="dxa"/>
          <w:right w:w="90" w:type="dxa"/>
        </w:tblCellMar>
      </w:tblPr>
      <w:tblGrid>
        <w:gridCol w:w="2250"/>
        <w:gridCol w:w="4371"/>
        <w:gridCol w:w="850"/>
        <w:gridCol w:w="2450"/>
      </w:tblGrid>
      <w:tr>
        <w:trPr>
          <w:cantSplit/>
          <w:tblHeader/>
        </w:trPr>
        <w:tc>
          <w:tcPr>
            <w:tcW w:w="2250" w:type="dxa"/>
            <w:vAlign w:val="center"/>
            <w:shd w:fill="243E52" w:val="clear"/>
          </w:tcPr>
          <w:p>
            <w:pPr>
              <w:keepLines/>
              <w:spacing w:before="0" w:after="120" w:line="264" w:lineRule="auto"/>
            </w:pPr>
            <w:r>
              <w:rPr>
                <w:rFonts w:ascii="Calibri" w:hAnsi="Calibri"/>
                <w:b/>
                <w:color w:val="FFFFFF"/>
                <w:sz w:val="20"/>
                <w:szCs w:val="20"/>
              </w:rPr>
              <w:t xml:space="preserve">Initial orbit</w:t>
            </w:r>
          </w:p>
        </w:tc>
        <w:tc>
          <w:tcPr>
            <w:tcW w:w="4371" w:type="dxa"/>
            <w:vAlign w:val="center"/>
            <w:shd w:fill="243E52" w:val="clear"/>
          </w:tcPr>
          <w:p>
            <w:pPr>
              <w:keepLines/>
              <w:spacing w:before="0" w:after="120" w:line="264" w:lineRule="auto"/>
            </w:pPr>
            <w:r>
              <w:rPr>
                <w:rFonts w:ascii="Calibri" w:hAnsi="Calibri"/>
                <w:b/>
                <w:color w:val="FFFFFF"/>
                <w:sz w:val="20"/>
                <w:szCs w:val="20"/>
              </w:rPr>
              <w:t xml:space="preserve">Cumulative method and population</w:t>
            </w:r>
          </w:p>
        </w:tc>
        <w:tc>
          <w:tcPr>
            <w:tcW w:w="850" w:type="dxa"/>
            <w:vAlign w:val="center"/>
            <w:shd w:fill="243E52" w:val="clear"/>
          </w:tcPr>
          <w:p>
            <w:pPr>
              <w:keepLines/>
              <w:spacing w:before="0" w:after="120" w:line="264" w:lineRule="auto"/>
            </w:pPr>
            <w:r>
              <w:rPr>
                <w:rFonts w:ascii="Calibri" w:hAnsi="Calibri"/>
                <w:b/>
                <w:color w:val="FFFFFF"/>
                <w:sz w:val="20"/>
                <w:szCs w:val="20"/>
              </w:rPr>
              <w:t xml:space="preserve">Fits</w:t>
            </w:r>
          </w:p>
        </w:tc>
        <w:tc>
          <w:tcPr>
            <w:tcW w:w="2450" w:type="dxa"/>
            <w:vAlign w:val="center"/>
            <w:shd w:fill="243E52" w:val="clear"/>
          </w:tcPr>
          <w:p>
            <w:pPr>
              <w:keepLines/>
              <w:spacing w:before="0" w:after="120" w:line="264" w:lineRule="auto"/>
            </w:pPr>
            <w:r>
              <w:rPr>
                <w:rFonts w:ascii="Calibri" w:hAnsi="Calibri"/>
                <w:b/>
                <w:color w:val="FFFFFF"/>
                <w:sz w:val="20"/>
                <w:szCs w:val="20"/>
              </w:rPr>
              <w:t xml:space="preserve">Median RMSE</w:t>
            </w:r>
          </w:p>
        </w:tc>
      </w:tr>
      <w:tr>
        <w:trPr>
          <w:cantSplit/>
        </w:trPr>
        <w:tc>
          <w:tcPr>
            <w:tcW w:w="2250" w:type="dxa"/>
            <w:vAlign w:val="center"/>
          </w:tcPr>
          <w:p>
            <w:pPr>
              <w:keepLines/>
              <w:spacing w:before="0" w:after="120" w:line="264" w:lineRule="auto"/>
            </w:pPr>
            <w:r>
              <w:rPr>
                <w:rFonts w:ascii="Calibri" w:hAnsi="Calibri"/>
                <w:sz w:val="20"/>
                <w:szCs w:val="20"/>
              </w:rPr>
              <w:t xml:space="preserve">Pre-launch</w:t>
            </w:r>
          </w:p>
        </w:tc>
        <w:tc>
          <w:tcPr>
            <w:tcW w:w="4371" w:type="dxa"/>
            <w:vAlign w:val="center"/>
          </w:tcPr>
          <w:p>
            <w:pPr>
              <w:keepLines/>
              <w:spacing w:before="0" w:after="120" w:line="264" w:lineRule="auto"/>
            </w:pPr>
            <w:r>
              <w:rPr>
                <w:rFonts w:ascii="Calibri" w:hAnsi="Calibri"/>
                <w:sz w:val="20"/>
                <w:szCs w:val="20"/>
              </w:rPr>
              <w:t xml:space="preserve">Full state, all scored</w:t>
            </w:r>
          </w:p>
        </w:tc>
        <w:tc>
          <w:tcPr>
            <w:tcW w:w="850" w:type="dxa"/>
            <w:vAlign w:val="center"/>
          </w:tcPr>
          <w:p>
            <w:pPr>
              <w:keepLines/>
              <w:spacing w:before="0" w:after="120" w:line="264" w:lineRule="auto"/>
            </w:pPr>
            <w:r>
              <w:rPr>
                <w:rFonts w:ascii="Calibri" w:hAnsi="Calibri"/>
                <w:sz w:val="20"/>
                <w:szCs w:val="20"/>
              </w:rPr>
              <w:t xml:space="preserve">32</w:t>
            </w:r>
          </w:p>
        </w:tc>
        <w:tc>
          <w:tcPr>
            <w:tcW w:w="2450" w:type="dxa"/>
            <w:vAlign w:val="center"/>
          </w:tcPr>
          <w:p>
            <w:pPr>
              <w:keepLines/>
              <w:spacing w:before="0" w:after="120" w:line="264" w:lineRule="auto"/>
            </w:pPr>
            <w:r>
              <w:rPr>
                <w:rFonts w:ascii="Calibri" w:hAnsi="Calibri"/>
                <w:sz w:val="20"/>
                <w:szCs w:val="20"/>
              </w:rPr>
              <w:t xml:space="preserve">11.7 km</w:t>
            </w:r>
          </w:p>
        </w:tc>
      </w:tr>
      <w:tr>
        <w:trPr>
          <w:cantSplit/>
        </w:trPr>
        <w:tc>
          <w:tcPr>
            <w:tcW w:w="2250" w:type="dxa"/>
            <w:vAlign w:val="center"/>
          </w:tcPr>
          <w:p>
            <w:pPr>
              <w:keepLines/>
              <w:spacing w:before="0" w:after="120" w:line="264" w:lineRule="auto"/>
            </w:pPr>
            <w:r>
              <w:rPr>
                <w:rFonts w:ascii="Calibri" w:hAnsi="Calibri"/>
                <w:sz w:val="20"/>
                <w:szCs w:val="20"/>
              </w:rPr>
              <w:t xml:space="preserve">Pre-launch</w:t>
            </w:r>
          </w:p>
        </w:tc>
        <w:tc>
          <w:tcPr>
            <w:tcW w:w="4371" w:type="dxa"/>
            <w:vAlign w:val="center"/>
          </w:tcPr>
          <w:p>
            <w:pPr>
              <w:keepLines/>
              <w:spacing w:before="0" w:after="120" w:line="264" w:lineRule="auto"/>
            </w:pPr>
            <w:r>
              <w:rPr>
                <w:rFonts w:ascii="Calibri" w:hAnsi="Calibri"/>
                <w:sz w:val="20"/>
                <w:szCs w:val="20"/>
              </w:rPr>
              <w:t xml:space="preserve">Full state, at least six passes</w:t>
            </w:r>
          </w:p>
        </w:tc>
        <w:tc>
          <w:tcPr>
            <w:tcW w:w="850" w:type="dxa"/>
            <w:vAlign w:val="center"/>
          </w:tcPr>
          <w:p>
            <w:pPr>
              <w:keepLines/>
              <w:spacing w:before="0" w:after="120" w:line="264" w:lineRule="auto"/>
            </w:pPr>
            <w:r>
              <w:rPr>
                <w:rFonts w:ascii="Calibri" w:hAnsi="Calibri"/>
                <w:sz w:val="20"/>
                <w:szCs w:val="20"/>
              </w:rPr>
              <w:t xml:space="preserve">15</w:t>
            </w:r>
          </w:p>
        </w:tc>
        <w:tc>
          <w:tcPr>
            <w:tcW w:w="2450" w:type="dxa"/>
            <w:vAlign w:val="center"/>
          </w:tcPr>
          <w:p>
            <w:pPr>
              <w:keepLines/>
              <w:spacing w:before="0" w:after="120" w:line="264" w:lineRule="auto"/>
            </w:pPr>
            <w:r>
              <w:rPr>
                <w:rFonts w:ascii="Calibri" w:hAnsi="Calibri"/>
                <w:sz w:val="20"/>
                <w:szCs w:val="20"/>
              </w:rPr>
              <w:t xml:space="preserve">8.5 km</w:t>
            </w:r>
          </w:p>
        </w:tc>
      </w:tr>
      <w:tr>
        <w:trPr>
          <w:cantSplit/>
        </w:trPr>
        <w:tc>
          <w:tcPr>
            <w:tcW w:w="2250" w:type="dxa"/>
            <w:vAlign w:val="center"/>
          </w:tcPr>
          <w:p>
            <w:pPr>
              <w:keepLines/>
              <w:spacing w:before="0" w:after="120" w:line="264" w:lineRule="auto"/>
            </w:pPr>
            <w:r>
              <w:rPr>
                <w:rFonts w:ascii="Calibri" w:hAnsi="Calibri"/>
                <w:sz w:val="20"/>
                <w:szCs w:val="20"/>
              </w:rPr>
              <w:t xml:space="preserve">Pre-launch</w:t>
            </w:r>
          </w:p>
        </w:tc>
        <w:tc>
          <w:tcPr>
            <w:tcW w:w="4371" w:type="dxa"/>
            <w:vAlign w:val="center"/>
          </w:tcPr>
          <w:p>
            <w:pPr>
              <w:keepLines/>
              <w:spacing w:before="0" w:after="120" w:line="264" w:lineRule="auto"/>
            </w:pPr>
            <w:r>
              <w:rPr>
                <w:rFonts w:ascii="Calibri" w:hAnsi="Calibri"/>
                <w:sz w:val="20"/>
                <w:szCs w:val="20"/>
              </w:rPr>
              <w:t xml:space="preserve">L+n, all scored</w:t>
            </w:r>
          </w:p>
        </w:tc>
        <w:tc>
          <w:tcPr>
            <w:tcW w:w="850" w:type="dxa"/>
            <w:vAlign w:val="center"/>
          </w:tcPr>
          <w:p>
            <w:pPr>
              <w:keepLines/>
              <w:spacing w:before="0" w:after="120" w:line="264" w:lineRule="auto"/>
            </w:pPr>
            <w:r>
              <w:rPr>
                <w:rFonts w:ascii="Calibri" w:hAnsi="Calibri"/>
                <w:sz w:val="20"/>
                <w:szCs w:val="20"/>
              </w:rPr>
              <w:t xml:space="preserve">32</w:t>
            </w:r>
          </w:p>
        </w:tc>
        <w:tc>
          <w:tcPr>
            <w:tcW w:w="2450" w:type="dxa"/>
            <w:vAlign w:val="center"/>
          </w:tcPr>
          <w:p>
            <w:pPr>
              <w:keepLines/>
              <w:spacing w:before="0" w:after="120" w:line="264" w:lineRule="auto"/>
            </w:pPr>
            <w:r>
              <w:rPr>
                <w:rFonts w:ascii="Calibri" w:hAnsi="Calibri"/>
                <w:sz w:val="20"/>
                <w:szCs w:val="20"/>
              </w:rPr>
              <w:t xml:space="preserve">22.7 km</w:t>
            </w:r>
          </w:p>
        </w:tc>
      </w:tr>
      <w:tr>
        <w:trPr>
          <w:cantSplit/>
        </w:trPr>
        <w:tc>
          <w:tcPr>
            <w:tcW w:w="2250" w:type="dxa"/>
            <w:vAlign w:val="center"/>
          </w:tcPr>
          <w:p>
            <w:pPr>
              <w:keepLines/>
              <w:spacing w:before="0" w:after="120" w:line="264" w:lineRule="auto"/>
            </w:pPr>
            <w:r>
              <w:rPr>
                <w:rFonts w:ascii="Calibri" w:hAnsi="Calibri"/>
                <w:sz w:val="20"/>
                <w:szCs w:val="20"/>
              </w:rPr>
              <w:t xml:space="preserve">Post-separation update</w:t>
            </w:r>
          </w:p>
        </w:tc>
        <w:tc>
          <w:tcPr>
            <w:tcW w:w="4371" w:type="dxa"/>
            <w:vAlign w:val="center"/>
          </w:tcPr>
          <w:p>
            <w:pPr>
              <w:keepLines/>
              <w:spacing w:before="0" w:after="120" w:line="264" w:lineRule="auto"/>
            </w:pPr>
            <w:r>
              <w:rPr>
                <w:rFonts w:ascii="Calibri" w:hAnsi="Calibri"/>
                <w:sz w:val="20"/>
                <w:szCs w:val="20"/>
              </w:rPr>
              <w:t xml:space="preserve">L+n, all scored</w:t>
            </w:r>
          </w:p>
        </w:tc>
        <w:tc>
          <w:tcPr>
            <w:tcW w:w="850" w:type="dxa"/>
            <w:vAlign w:val="center"/>
          </w:tcPr>
          <w:p>
            <w:pPr>
              <w:keepLines/>
              <w:spacing w:before="0" w:after="120" w:line="264" w:lineRule="auto"/>
            </w:pPr>
            <w:r>
              <w:rPr>
                <w:rFonts w:ascii="Calibri" w:hAnsi="Calibri"/>
                <w:sz w:val="20"/>
                <w:szCs w:val="20"/>
              </w:rPr>
              <w:t xml:space="preserve">32</w:t>
            </w:r>
          </w:p>
        </w:tc>
        <w:tc>
          <w:tcPr>
            <w:tcW w:w="2450" w:type="dxa"/>
            <w:vAlign w:val="center"/>
          </w:tcPr>
          <w:p>
            <w:pPr>
              <w:keepLines/>
              <w:spacing w:before="0" w:after="120" w:line="264" w:lineRule="auto"/>
            </w:pPr>
            <w:r>
              <w:rPr>
                <w:rFonts w:ascii="Calibri" w:hAnsi="Calibri"/>
                <w:sz w:val="20"/>
                <w:szCs w:val="20"/>
              </w:rPr>
              <w:t xml:space="preserve">3.5 km</w:t>
            </w:r>
          </w:p>
        </w:tc>
      </w:tr>
      <w:tr>
        <w:trPr>
          <w:cantSplit/>
        </w:trPr>
        <w:tc>
          <w:tcPr>
            <w:tcW w:w="2250" w:type="dxa"/>
            <w:vAlign w:val="center"/>
          </w:tcPr>
          <w:p>
            <w:pPr>
              <w:keepLines/>
              <w:spacing w:before="0" w:after="120" w:line="264" w:lineRule="auto"/>
            </w:pPr>
            <w:r>
              <w:rPr>
                <w:rFonts w:ascii="Calibri" w:hAnsi="Calibri"/>
                <w:sz w:val="20"/>
                <w:szCs w:val="20"/>
              </w:rPr>
              <w:t xml:space="preserve">Post-separation update</w:t>
            </w:r>
          </w:p>
        </w:tc>
        <w:tc>
          <w:tcPr>
            <w:tcW w:w="4371" w:type="dxa"/>
            <w:vAlign w:val="center"/>
          </w:tcPr>
          <w:p>
            <w:pPr>
              <w:keepLines/>
              <w:spacing w:before="0" w:after="120" w:line="264" w:lineRule="auto"/>
            </w:pPr>
            <w:r>
              <w:rPr>
                <w:rFonts w:ascii="Calibri" w:hAnsi="Calibri"/>
                <w:sz w:val="20"/>
                <w:szCs w:val="20"/>
              </w:rPr>
              <w:t xml:space="preserve">L+n, quality-accepted</w:t>
            </w:r>
          </w:p>
        </w:tc>
        <w:tc>
          <w:tcPr>
            <w:tcW w:w="850" w:type="dxa"/>
            <w:vAlign w:val="center"/>
          </w:tcPr>
          <w:p>
            <w:pPr>
              <w:keepLines/>
              <w:spacing w:before="0" w:after="120" w:line="264" w:lineRule="auto"/>
            </w:pPr>
            <w:r>
              <w:rPr>
                <w:rFonts w:ascii="Calibri" w:hAnsi="Calibri"/>
                <w:sz w:val="20"/>
                <w:szCs w:val="20"/>
              </w:rPr>
              <w:t xml:space="preserve">25</w:t>
            </w:r>
          </w:p>
        </w:tc>
        <w:tc>
          <w:tcPr>
            <w:tcW w:w="2450" w:type="dxa"/>
            <w:vAlign w:val="center"/>
          </w:tcPr>
          <w:p>
            <w:pPr>
              <w:keepLines/>
              <w:spacing w:before="0" w:after="120" w:line="264" w:lineRule="auto"/>
            </w:pPr>
            <w:r>
              <w:rPr>
                <w:rFonts w:ascii="Calibri" w:hAnsi="Calibri"/>
                <w:sz w:val="20"/>
                <w:szCs w:val="20"/>
              </w:rPr>
              <w:t xml:space="preserve">2.7 km</w:t>
            </w:r>
          </w:p>
        </w:tc>
      </w:tr>
    </w:tbl>
    <w:p>
      <w:pPr>
        <w:keepNext/>
        <w:keepLines/>
        <w:pageBreakBefore/>
        <w:spacing w:before="0" w:after="120" w:line="264" w:lineRule="auto"/>
        <w:jc w:val="center"/>
      </w:pPr>
      <w:r>
        <w:drawing>
          <wp:inline distT="0" distB="0" distL="0" distR="0">
            <wp:extent cx="6126480" cy="7838291"/>
            <wp:docPr id="2034237525" name="pass-count" descr="Cumulative next-hour position accuracy versus fitted pass count. Errors above 50 km are excluded from this figure; open median markers indicate fewer than three contributing spacecraft."/>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pass-count.png"/>
                    <ns0:cNvPicPr/>
                  </ns0:nvPicPr>
                  <ns0:blipFill>
                    <ns0:blip xmlns:ns0="http://schemas.openxmlformats.org/drawingml/2006/main" r:embed="rId26"/>
                    <ns0:stretch xmlns:ns0="http://schemas.openxmlformats.org/drawingml/2006/main">
                      <ns0:fillRect/>
                    </ns0:stretch>
                  </ns0:blipFill>
                  <ns0:spPr>
                    <ns0:xfrm xmlns:ns0="http://schemas.openxmlformats.org/drawingml/2006/main">
                      <ns0:off x="0" y="0"/>
                      <ns0:ext cx="6126480" cy="7838291"/>
                    </ns0:xfrm>
                    <ns0:prstGeom xmlns:ns0="http://schemas.openxmlformats.org/drawingml/2006/main" prst="rect">
                      <ns0:avLst/>
                    </ns0:prstGeom>
                  </ns0:spPr>
                </ns0:pic>
              </ns0:graphicData>
            </ns0:graphic>
          </wp:inline>
        </w:drawing>
      </w:r>
    </w:p>
    <w:p>
      <w:pPr>
        <w:keepLines/>
        <w:spacing w:before="0" w:after="120" w:line="264" w:lineRule="auto"/>
      </w:pPr>
      <w:r>
        <w:rPr>
          <w:rFonts w:ascii="Calibri" w:hAnsi="Calibri"/>
          <w:i/>
          <w:color w:val="52616B"/>
          <w:sz w:val="20"/>
          <w:szCs w:val="20"/>
        </w:rPr>
        <w:t xml:space="preserve">Figure 1. Cumulative next-hour position accuracy versus fitted pass count. Errors above 50 km are excluded from this figure; open median markers indicate fewer than three contributing spacecraft.</w:t>
      </w:r>
    </w:p>
    <w:p>
      <w:pPr>
        <w:keepLines/>
        <w:pageBreakBefore/>
        <w:spacing w:before="0" w:after="120" w:line="264" w:lineRule="auto"/>
      </w:pPr>
      <w:r>
        <w:rPr>
          <w:rFonts w:ascii="Calibri" w:hAnsi="Calibri"/>
          <w:sz w:val="22"/>
          <w:szCs w:val="22"/>
        </w:rPr>
        <w:t xml:space="preserve">The figure shows cumulative fits, with errors above 50 km removed before calculating each median. The table retains its original populations. Single-pass timing and rolling L+n use fixed counts of one and three passes, respectively.</w:t>
      </w:r>
    </w:p>
    <w:p>
      <w:pPr>
        <w:keepLines/>
        <w:spacing w:before="0" w:after="120" w:line="264" w:lineRule="auto"/>
      </w:pPr>
      <w:r>
        <w:rPr>
          <w:rFonts w:ascii="Calibri" w:hAnsi="Calibri"/>
          <w:b/>
          <w:sz w:val="22"/>
          <w:szCs w:val="22"/>
        </w:rPr>
        <w:t xml:space="preserve">IOD-like recovery reaches an approximately 10 km accuracy scale</w:t>
      </w:r>
      <w:r>
        <w:rPr>
          <w:rFonts w:ascii="Calibri" w:hAnsi="Calibri"/>
          <w:sz w:val="22"/>
          <w:szCs w:val="22"/>
        </w:rPr>
        <w:t xml:space="preserve"> with full-state estimation in these cases. Early fits can have errors of thousands of kilometres: short Doppler arcs can leave combinations of position, velocity, and frequency bias weakly constrained. By </w:t>
      </w:r>
      <w:r>
        <w:rPr>
          <w:rFonts w:ascii="Calibri" w:hAnsi="Calibri"/>
          <w:b/>
          <w:sz w:val="22"/>
          <w:szCs w:val="22"/>
        </w:rPr>
        <w:t xml:space="preserve">six–eight passes</w:t>
      </w:r>
      <w:r>
        <w:rPr>
          <w:rFonts w:ascii="Calibri" w:hAnsi="Calibri"/>
          <w:sz w:val="22"/>
          <w:szCs w:val="22"/>
        </w:rPr>
        <w:t xml:space="preserve">, full-state median error settles around </w:t>
      </w:r>
      <w:r>
        <w:rPr>
          <w:rFonts w:ascii="Calibri" w:hAnsi="Calibri"/>
          <w:b/>
          <w:sz w:val="22"/>
          <w:szCs w:val="22"/>
        </w:rPr>
        <w:t xml:space="preserve">8–11 km</w:t>
      </w:r>
      <w:r>
        <w:rPr>
          <w:rFonts w:ascii="Calibri" w:hAnsi="Calibri"/>
          <w:sz w:val="22"/>
          <w:szCs w:val="22"/>
        </w:rPr>
        <w:t xml:space="preserve">, with all four spacecraft below the cutoff. Earlier filtered medians represent fewer spacecraft. L+n levels off near </w:t>
      </w:r>
      <w:r>
        <w:rPr>
          <w:rFonts w:ascii="Calibri" w:hAnsi="Calibri"/>
          <w:b/>
          <w:sz w:val="22"/>
          <w:szCs w:val="22"/>
        </w:rPr>
        <w:t xml:space="preserve">21–23 km after three–four passes</w:t>
      </w:r>
      <w:r>
        <w:rPr>
          <w:rFonts w:ascii="Calibri" w:hAnsi="Calibri"/>
          <w:sz w:val="22"/>
          <w:szCs w:val="22"/>
        </w:rPr>
        <w:t xml:space="preserve">: its two orbit parameters preserve the prior's shape and plane. It improves every scored pre-launch prior.</w:t>
      </w:r>
    </w:p>
    <w:p>
      <w:pPr>
        <w:keepLines/>
        <w:spacing w:before="0" w:after="120" w:line="264" w:lineRule="auto"/>
      </w:pPr>
      <w:r>
        <w:rPr>
          <w:rFonts w:ascii="Calibri" w:hAnsi="Calibri"/>
          <w:b/>
          <w:sz w:val="22"/>
          <w:szCs w:val="22"/>
        </w:rPr>
        <w:t xml:space="preserve">A useful prior enables approximately 3 km refinement.</w:t>
      </w:r>
      <w:r>
        <w:rPr>
          <w:rFonts w:ascii="Calibri" w:hAnsi="Calibri"/>
          <w:sz w:val="22"/>
          <w:szCs w:val="22"/>
        </w:rPr>
        <w:t xml:space="preserve"> Cumulative L+n improves the updated prior in 26 of 32 scored fits. Its main improvement occurs by </w:t>
      </w:r>
      <w:r>
        <w:rPr>
          <w:rFonts w:ascii="Calibri" w:hAnsi="Calibri"/>
          <w:b/>
          <w:sz w:val="22"/>
          <w:szCs w:val="22"/>
        </w:rPr>
        <w:t xml:space="preserve">three–four passes</w:t>
      </w:r>
      <w:r>
        <w:rPr>
          <w:rFonts w:ascii="Calibri" w:hAnsi="Calibri"/>
          <w:sz w:val="22"/>
          <w:szCs w:val="22"/>
        </w:rPr>
        <w:t xml:space="preserve">, followed by median errors around </w:t>
      </w:r>
      <w:r>
        <w:rPr>
          <w:rFonts w:ascii="Calibri" w:hAnsi="Calibri"/>
          <w:b/>
          <w:sz w:val="22"/>
          <w:szCs w:val="22"/>
        </w:rPr>
        <w:t xml:space="preserve">2–4 km through eight passes</w:t>
      </w:r>
      <w:r>
        <w:rPr>
          <w:rFonts w:ascii="Calibri" w:hAnsi="Calibri"/>
          <w:sz w:val="22"/>
          <w:szCs w:val="22"/>
        </w:rPr>
        <w:t xml:space="preserve">. Retaining prior geometry reduces the number of unknowns that Doppler must determine. The accepted-fit 90th percentile is 8.8 km, showing the spread around the 2.7 km median.</w:t>
      </w:r>
    </w:p>
    <w:p>
      <w:pPr>
        <w:keepLines/>
        <w:spacing w:before="0" w:after="120" w:line="264" w:lineRule="auto"/>
      </w:pPr>
      <w:r>
        <w:rPr>
          <w:rFonts w:ascii="Calibri" w:hAnsi="Calibri"/>
          <w:sz w:val="22"/>
          <w:szCs w:val="22"/>
        </w:rPr>
        <w:t xml:space="preserve">Cumulative timing reaches median errors of </w:t>
      </w:r>
      <w:r>
        <w:rPr>
          <w:rFonts w:ascii="Calibri" w:hAnsi="Calibri"/>
          <w:b/>
          <w:sz w:val="22"/>
          <w:szCs w:val="22"/>
        </w:rPr>
        <w:t xml:space="preserve">1.6–1.8 km after two–three passes</w:t>
      </w:r>
      <w:r>
        <w:rPr>
          <w:rFonts w:ascii="Calibri" w:hAnsi="Calibri"/>
          <w:sz w:val="22"/>
          <w:szCs w:val="22"/>
        </w:rPr>
        <w:t xml:space="preserve"> with informed priors, compared with roughly 22–31 km for the IOD-like case. Later timing points represent FOREST-18 alone. Likewise, only two spacecraft reach nine orbit-model passes and one reaches ten; those final points describe the remaining spacecraft rather than a plateau across all four.</w:t>
      </w:r>
    </w:p>
    <w:p>
      <w:pPr>
        <w:keepLines/>
        <w:spacing w:before="0" w:after="120" w:line="264" w:lineRule="auto"/>
      </w:pPr>
      <w:r>
        <w:rPr>
          <w:rFonts w:ascii="Calibri" w:hAnsi="Calibri"/>
          <w:b/>
          <w:sz w:val="22"/>
          <w:szCs w:val="22"/>
        </w:rPr>
        <w:t xml:space="preserve">Repeated updates achieve sub-kilometre accuracy in favourable cases.</w:t>
      </w:r>
      <w:r>
        <w:rPr>
          <w:rFonts w:ascii="Calibri" w:hAnsi="Calibri"/>
          <w:sz w:val="22"/>
          <w:szCs w:val="22"/>
        </w:rPr>
        <w:t xml:space="preserve"> FOREST-16 reaches 0.50 km with eight cumulative passes; FOREST-18 reaches 0.90 km with four. Both spacecraft have accepted GPS references. Accuracy varies with pass geometry and data quality; overlapping forecasts and shared observations make successive fits correlated.</w:t>
      </w:r>
    </w:p>
    <w:p>
      <w:pPr>
        <w:keepNext/>
        <w:keepLines/>
        <w:pageBreakBefore/>
        <w:spacing w:before="0" w:after="120" w:line="264" w:lineRule="auto"/>
        <w:jc w:val="center"/>
      </w:pPr>
      <w:r>
        <w:drawing>
          <wp:inline distT="0" distB="0" distL="0" distR="0">
            <wp:extent cx="6126480" cy="7838291"/>
            <wp:docPr id="2034237526" name="ric-hour" descr="Next-hour RIC position residuals for the best IOD-like full-state and informed-prior L+n fits. The log scale shows absolute component errors; dashed curves are the original priors."/>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ric-hour.png"/>
                    <ns0:cNvPicPr/>
                  </ns0:nvPicPr>
                  <ns0:blipFill>
                    <ns0:blip xmlns:ns0="http://schemas.openxmlformats.org/drawingml/2006/main" r:embed="rId27"/>
                    <ns0:stretch xmlns:ns0="http://schemas.openxmlformats.org/drawingml/2006/main">
                      <ns0:fillRect/>
                    </ns0:stretch>
                  </ns0:blipFill>
                  <ns0:spPr>
                    <ns0:xfrm xmlns:ns0="http://schemas.openxmlformats.org/drawingml/2006/main">
                      <ns0:off x="0" y="0"/>
                      <ns0:ext cx="6126480" cy="7838291"/>
                    </ns0:xfrm>
                    <ns0:prstGeom xmlns:ns0="http://schemas.openxmlformats.org/drawingml/2006/main" prst="rect">
                      <ns0:avLst/>
                    </ns0:prstGeom>
                  </ns0:spPr>
                </ns0:pic>
              </ns0:graphicData>
            </ns0:graphic>
          </wp:inline>
        </w:drawing>
      </w:r>
    </w:p>
    <w:p>
      <w:pPr>
        <w:keepLines/>
        <w:spacing w:before="0" w:after="120" w:line="264" w:lineRule="auto"/>
      </w:pPr>
      <w:r>
        <w:rPr>
          <w:rFonts w:ascii="Calibri" w:hAnsi="Calibri"/>
          <w:i/>
          <w:color w:val="52616B"/>
          <w:sz w:val="20"/>
          <w:szCs w:val="20"/>
        </w:rPr>
        <w:t xml:space="preserve">Figure 2. Next-hour RIC position residuals for the best IOD-like full-state and informed-prior L+n fits. The log scale shows absolute component errors; dashed curves are the original priors.</w:t>
      </w:r>
    </w:p>
    <w:p>
      <w:pPr>
        <w:keepLines/>
        <w:pageBreakBefore/>
        <w:spacing w:before="0" w:after="120" w:line="264" w:lineRule="auto"/>
      </w:pPr>
      <w:r>
        <w:rPr>
          <w:rFonts w:ascii="Calibri" w:hAnsi="Calibri"/>
          <w:sz w:val="22"/>
          <w:szCs w:val="22"/>
        </w:rPr>
        <w:t xml:space="preserve">The best-case examples are selected by lowest next-hour position RMSE: the pre-launch full-state fit reaches </w:t>
      </w:r>
      <w:r>
        <w:rPr>
          <w:rFonts w:ascii="Calibri" w:hAnsi="Calibri"/>
          <w:b/>
          <w:sz w:val="22"/>
          <w:szCs w:val="22"/>
        </w:rPr>
        <w:t xml:space="preserve">3.24 km</w:t>
      </w:r>
      <w:r>
        <w:rPr>
          <w:rFonts w:ascii="Calibri" w:hAnsi="Calibri"/>
          <w:sz w:val="22"/>
          <w:szCs w:val="22"/>
        </w:rPr>
        <w:t xml:space="preserve"> for FOREST-19 with ten passes; the informed-prior L+n fit reaches </w:t>
      </w:r>
      <w:r>
        <w:rPr>
          <w:rFonts w:ascii="Calibri" w:hAnsi="Calibri"/>
          <w:b/>
          <w:sz w:val="22"/>
          <w:szCs w:val="22"/>
        </w:rPr>
        <w:t xml:space="preserve">0.48 km</w:t>
      </w:r>
      <w:r>
        <w:rPr>
          <w:rFonts w:ascii="Calibri" w:hAnsi="Calibri"/>
          <w:sz w:val="22"/>
          <w:szCs w:val="22"/>
        </w:rPr>
        <w:t xml:space="preserve"> for FOREST-16 using the latest three passes. The latter is selected across both rolling and cumulative fits. FOREST-19 retains its candidate-reference designation because its GPS validation error exceeds the acceptance threshold.</w:t>
      </w:r>
    </w:p>
    <w:p>
      <w:pPr>
        <w:keepLines/>
        <w:spacing w:before="0" w:after="120" w:line="264" w:lineRule="auto"/>
      </w:pPr>
      <w:r>
        <w:rPr>
          <w:rFonts w:ascii="Calibri" w:hAnsi="Calibri"/>
          <w:sz w:val="22"/>
          <w:szCs w:val="22"/>
        </w:rPr>
        <w:t xml:space="preserve">Residuals are projected onto the GPS reference orbit's radial, in-track and cross-track (RIC) axes. The figure shows absolute component errors on a log scale; sharp dips occur near component zero crossings. Dashed curves show the original prior and solid curves the fitted orbit. Full-state fitting reduces errors in all three directions. L+n mainly corrects in-track error, reducing its RMS from </w:t>
      </w:r>
      <w:r>
        <w:rPr>
          <w:rFonts w:ascii="Calibri" w:hAnsi="Calibri"/>
          <w:b/>
          <w:sz w:val="22"/>
          <w:szCs w:val="22"/>
        </w:rPr>
        <w:t xml:space="preserve">20.9 km to 0.39 km</w:t>
      </w:r>
      <w:r>
        <w:rPr>
          <w:rFonts w:ascii="Calibri" w:hAnsi="Calibri"/>
          <w:sz w:val="22"/>
          <w:szCs w:val="22"/>
        </w:rPr>
        <w:t xml:space="preserve">, while radial and cross-track RMS remain around </w:t>
      </w:r>
      <w:r>
        <w:rPr>
          <w:rFonts w:ascii="Calibri" w:hAnsi="Calibri"/>
          <w:b/>
          <w:sz w:val="22"/>
          <w:szCs w:val="22"/>
        </w:rPr>
        <w:t xml:space="preserve">0.2 km</w:t>
      </w:r>
      <w:r>
        <w:rPr>
          <w:rFonts w:ascii="Calibri" w:hAnsi="Calibri"/>
          <w:sz w:val="22"/>
          <w:szCs w:val="22"/>
        </w:rPr>
        <w:t xml:space="preserve">.</w:t>
      </w:r>
    </w:p>
    <w:p>
      <w:pPr>
        <w:keepNext/>
        <w:keepLines/>
        <w:pageBreakBefore/>
        <w:spacing w:before="0" w:after="120" w:line="264" w:lineRule="auto"/>
        <w:jc w:val="center"/>
      </w:pPr>
      <w:r>
        <w:drawing>
          <wp:inline distT="0" distB="0" distL="0" distR="0">
            <wp:extent cx="6126480" cy="7838291"/>
            <wp:docPr id="2034237527" name="ric-48h" descr="The same fixed solutions across the full 48-hour GPS reference window. Shading marks reconstruction before fit availability; the later interval is prediction without further updates."/>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ric-48h.png"/>
                    <ns0:cNvPicPr/>
                  </ns0:nvPicPr>
                  <ns0:blipFill>
                    <ns0:blip xmlns:ns0="http://schemas.openxmlformats.org/drawingml/2006/main" r:embed="rId28"/>
                    <ns0:stretch xmlns:ns0="http://schemas.openxmlformats.org/drawingml/2006/main">
                      <ns0:fillRect/>
                    </ns0:stretch>
                  </ns0:blipFill>
                  <ns0:spPr>
                    <ns0:xfrm xmlns:ns0="http://schemas.openxmlformats.org/drawingml/2006/main">
                      <ns0:off x="0" y="0"/>
                      <ns0:ext cx="6126480" cy="7838291"/>
                    </ns0:xfrm>
                    <ns0:prstGeom xmlns:ns0="http://schemas.openxmlformats.org/drawingml/2006/main" prst="rect">
                      <ns0:avLst/>
                    </ns0:prstGeom>
                  </ns0:spPr>
                </ns0:pic>
              </ns0:graphicData>
            </ns0:graphic>
          </wp:inline>
        </w:drawing>
      </w:r>
    </w:p>
    <w:p>
      <w:pPr>
        <w:keepLines/>
        <w:spacing w:before="0" w:after="120" w:line="264" w:lineRule="auto"/>
      </w:pPr>
      <w:r>
        <w:rPr>
          <w:rFonts w:ascii="Calibri" w:hAnsi="Calibri"/>
          <w:i/>
          <w:color w:val="52616B"/>
          <w:sz w:val="20"/>
          <w:szCs w:val="20"/>
        </w:rPr>
        <w:t xml:space="preserve">Figure 3. The same fixed solutions across the full 48-hour GPS reference window. Shading marks reconstruction before fit availability; the later interval is prediction without further updates.</w:t>
      </w:r>
    </w:p>
    <w:p>
      <w:pPr>
        <w:keepLines/>
        <w:pageBreakBefore/>
        <w:spacing w:before="0" w:after="120" w:line="264" w:lineRule="auto"/>
      </w:pPr>
      <w:r>
        <w:rPr>
          <w:rFonts w:ascii="Calibri" w:hAnsi="Calibri"/>
          <w:sz w:val="22"/>
          <w:szCs w:val="22"/>
        </w:rPr>
        <w:t xml:space="preserve">Extending the same fixed solutions across </w:t>
      </w:r>
      <w:r>
        <w:rPr>
          <w:rFonts w:ascii="Calibri" w:hAnsi="Calibri"/>
          <w:b/>
          <w:sz w:val="22"/>
          <w:szCs w:val="22"/>
        </w:rPr>
        <w:t xml:space="preserve">3 May, 12:00 UTC to 5 May, 12:00 UTC</w:t>
      </w:r>
      <w:r>
        <w:rPr>
          <w:rFonts w:ascii="Calibri" w:hAnsi="Calibri"/>
          <w:sz w:val="22"/>
          <w:szCs w:val="22"/>
        </w:rPr>
        <w:t xml:space="preserve"> reveals substantial error growth. In the final hour, the IOD-like fit reaches </w:t>
      </w:r>
      <w:r>
        <w:rPr>
          <w:rFonts w:ascii="Calibri" w:hAnsi="Calibri"/>
          <w:b/>
          <w:sz w:val="22"/>
          <w:szCs w:val="22"/>
        </w:rPr>
        <w:t xml:space="preserve">26.3 km</w:t>
      </w:r>
      <w:r>
        <w:rPr>
          <w:rFonts w:ascii="Calibri" w:hAnsi="Calibri"/>
          <w:sz w:val="22"/>
          <w:szCs w:val="22"/>
        </w:rPr>
        <w:t xml:space="preserve"> position RMSE and L+n reaches </w:t>
      </w:r>
      <w:r>
        <w:rPr>
          <w:rFonts w:ascii="Calibri" w:hAnsi="Calibri"/>
          <w:b/>
          <w:sz w:val="22"/>
          <w:szCs w:val="22"/>
        </w:rPr>
        <w:t xml:space="preserve">25.0 km</w:t>
      </w:r>
      <w:r>
        <w:rPr>
          <w:rFonts w:ascii="Calibri" w:hAnsi="Calibri"/>
          <w:sz w:val="22"/>
          <w:szCs w:val="22"/>
        </w:rPr>
        <w:t xml:space="preserve">, approximately 30–33 hours after fit availability. The growth is mainly in-track, consistent with accumulating orbital-phase error beyond the fitted observations. Radial and cross-track errors remain predominantly periodic.</w:t>
      </w:r>
    </w:p>
    <w:p>
      <w:pPr>
        <w:keepLines/>
        <w:spacing w:before="0" w:after="120" w:line="264" w:lineRule="auto"/>
      </w:pPr>
      <w:r>
        <w:rPr>
          <w:rFonts w:ascii="Calibri" w:hAnsi="Calibri"/>
          <w:sz w:val="22"/>
          <w:szCs w:val="22"/>
        </w:rPr>
        <w:t xml:space="preserve">The shaded interval precedes fit availability and shows retrospective reconstruction; the remaining interval shows prediction with fixed parameters. Orbit epochs are identified separately. These are the same cases selected for their next-hour accuracy, carried through the complete reference window without further updates. The contrast shows why the sub-kilometre result is tied to its forecast horizon.</w:t>
      </w:r>
    </w:p>
    <w:p>
      <w:pPr>
        <w:pStyle w:val="Heading2"/>
        <w:keepNext/>
        <w:keepLines/>
        <w:spacing w:before="240" w:after="120" w:line="264" w:lineRule="auto"/>
      </w:pPr>
      <w:r>
        <w:rPr>
          <w:rFonts w:ascii="Calibri" w:hAnsi="Calibri"/>
          <w:b/>
          <w:sz w:val="26"/>
          <w:szCs w:val="26"/>
        </w:rPr>
        <w:t xml:space="preserve">WP2000 outcome and operational interpretation</w:t>
      </w:r>
    </w:p>
    <w:p>
      <w:pPr>
        <w:keepLines/>
        <w:spacing w:before="0" w:after="120" w:line="264" w:lineRule="auto"/>
      </w:pPr>
      <w:r>
        <w:rPr>
          <w:rFonts w:ascii="Calibri" w:hAnsi="Calibri"/>
          <w:sz w:val="22"/>
          <w:szCs w:val="22"/>
        </w:rPr>
        <w:t xml:space="preserve">For this spacecraft group, the campaign demonstrates IOD-like recovery at an approximately 10 km next-hour accuracy scale, refinement at an approximately 3 km scale from an informed prior, and sub-kilometre accuracy in favourable cases. The longer forecast shows why those results must be reported together with the prior, observation span and prediction horizon. Further observations and renewed fits provide a way to limit the phase-error growth seen when a solution is propagated without updates.</w:t>
      </w:r>
    </w:p>
    <w:p>
      <w:pPr>
        <w:keepLines/>
        <w:spacing w:before="0" w:after="120" w:line="264" w:lineRule="auto"/>
      </w:pPr>
      <w:r>
        <w:rPr>
          <w:rFonts w:ascii="Calibri" w:hAnsi="Calibri"/>
          <w:sz w:val="22"/>
          <w:szCs w:val="22"/>
        </w:rPr>
        <w:t xml:space="preserve">The replay assumes immediate solution availability after the last fitted pass. Assessment of the three-hour delivery objective therefore requires measured acquisition, processing and delivery timestamps. The GPS reference starts at 12:00 UTC on 3 May, so early post-separation accuracy is unscored where the reference does not cover the required forecast hour. The results above establish the measured accuracy of the available cases while keeping the timing assessment tied to its required evidence.</w:t>
      </w:r>
    </w:p>
    <w:p>
      <w:pPr>
        <w:pStyle w:val="Heading2"/>
        <w:keepNext/>
        <w:keepLines/>
        <w:spacing w:before="240" w:after="120" w:line="264" w:lineRule="auto"/>
      </w:pPr>
      <w:r>
        <w:rPr>
          <w:rFonts w:ascii="Calibri" w:hAnsi="Calibri"/>
          <w:b/>
          <w:sz w:val="26"/>
          <w:szCs w:val="26"/>
        </w:rPr>
        <w:t xml:space="preserve">Method reference</w:t>
      </w:r>
    </w:p>
    <w:p>
      <w:pPr>
        <w:keepLines/>
        <w:spacing w:before="0" w:after="120" w:line="264" w:lineRule="auto"/>
      </w:pPr>
      <w:r>
        <w:rPr>
          <w:rFonts w:ascii="Calibri" w:hAnsi="Calibri"/>
          <w:sz w:val="22"/>
          <w:szCs w:val="22"/>
        </w:rPr>
        <w:t xml:space="preserve">Vallado, Crawford, Hujsak and Kelso (2006), Revisiting Spacetrack Report #3, AIAA 2006-6753. The numerical results in this section derive from the frozen 254-fit CAS500-2 comparison and its GPS-reference trajectories. Full-state propagation and SGP4 correction are evaluated as distinct orbit-estimation methods.</w:t>
      </w:r>
    </w:p>
    <w:p w14:paraId="27D1674F" w14:textId="1A46631C" w:rsidR="005F34EE" w:rsidRPr="005F34EE" w:rsidRDefault="2EDF9853" w:rsidP="2EDF9853">
      <w:pPr>
        <w:spacing w:before="240" w:after="240"/>
        <w:rPr>
          <w:ins w:id="13" w:author="Dimitri Hollosi" w:date="2026-08-14T16:13:00Z" w16du:dateUtc="2026-08-14T14:13:00Z"/>
          <w:b/>
          <w:bCs/>
          <w:sz w:val="20"/>
          <w:szCs w:val="20"/>
        </w:rPr>
      </w:pPr>
      <w:ins w:id="14" w:author="Dimitri Hollosi" w:date="2026-08-14T16:13:00Z" w16du:dateUtc="2026-08-14T14:13:00Z">
        <w:r w:rsidRPr="2EDF9853">
          <w:rPr>
            <w:b/>
            <w:bCs/>
            <w:sz w:val="20"/>
            <w:szCs w:val="20"/>
          </w:rPr>
          <w:t>WP3000 assessment</w:t>
        </w:r>
      </w:ins>
    </w:p>
    <w:p w14:paraId="10E67B1A" w14:textId="1452E689" w:rsidR="005F34EE" w:rsidRDefault="2EDF9853" w:rsidP="005F34EE">
      <w:pPr>
        <w:spacing w:before="240" w:after="240"/>
        <w:rPr>
          <w:sz w:val="20"/>
          <w:szCs w:val="20"/>
        </w:rPr>
      </w:pPr>
      <w:r w:rsidRPr="2EDF9853">
        <w:rPr>
          <w:sz w:val="20"/>
          <w:szCs w:val="20"/>
        </w:rPr>
        <w:t>The WP3000 is also deemed to have met the requirements to fulfill this first milestone. From the status report that was previously shared, three out of the four satellites’ center frequencies were detected and confirmed by using the KSAT lite standard equipment while the antenna was statically positioned at the PCA (Point of Closest Approach, i.e highest elevation) of the first satellite’s trajectory in the release schedule. Thus, further improvements are currently being brought to the acquisition pipeline to make this method more robust and performant for the upcoming milestones in order to meet future requirements.</w:t>
      </w:r>
    </w:p>
    <w:p w14:paraId="5F9D85C3" w14:textId="2F55A3A2" w:rsidR="00CE72C3" w:rsidRPr="0003777E" w:rsidRDefault="00CE72C3" w:rsidP="005F34EE">
      <w:pPr>
        <w:spacing w:before="240" w:after="240"/>
        <w:rPr>
          <w:ins w:id="15" w:author="Dimitri Hollosi" w:date="2026-08-14T16:13:00Z" w16du:dateUtc="2026-08-14T14:13:00Z"/>
          <w:sz w:val="20"/>
          <w:szCs w:val="20"/>
        </w:rPr>
      </w:pPr>
      <w:r w:rsidRPr="00CE72C3">
        <w:rPr>
          <w:noProof/>
          <w:sz w:val="20"/>
          <w:szCs w:val="20"/>
        </w:rPr>
        <w:drawing>
          <wp:inline distT="0" distB="0" distL="0" distR="0" wp14:anchorId="037349FC" wp14:editId="0372E86C">
            <wp:extent cx="6299835" cy="3629025"/>
            <wp:effectExtent l="0" t="0" r="5715" b="9525"/>
            <wp:docPr id="203423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37524" name=""/>
                    <pic:cNvPicPr/>
                  </pic:nvPicPr>
                  <pic:blipFill>
                    <a:blip r:embed="rId16"/>
                    <a:stretch>
                      <a:fillRect/>
                    </a:stretch>
                  </pic:blipFill>
                  <pic:spPr>
                    <a:xfrm>
                      <a:off x="0" y="0"/>
                      <a:ext cx="6299835" cy="3629025"/>
                    </a:xfrm>
                    <a:prstGeom prst="rect">
                      <a:avLst/>
                    </a:prstGeom>
                  </pic:spPr>
                </pic:pic>
              </a:graphicData>
            </a:graphic>
          </wp:inline>
        </w:drawing>
      </w:r>
    </w:p>
    <w:p w14:paraId="00000108" w14:textId="77777777" w:rsidR="009C42C3" w:rsidRDefault="009C42C3">
      <w:pPr>
        <w:spacing w:before="240" w:after="240"/>
        <w:rPr>
          <w:sz w:val="20"/>
          <w:szCs w:val="20"/>
        </w:rPr>
      </w:pPr>
    </w:p>
    <w:p w14:paraId="00000109" w14:textId="77777777" w:rsidR="009C42C3" w:rsidRDefault="009C42C3">
      <w:pPr>
        <w:spacing w:before="240" w:after="240"/>
        <w:rPr>
          <w:sz w:val="20"/>
          <w:szCs w:val="20"/>
        </w:rPr>
      </w:pPr>
    </w:p>
    <w:p w14:paraId="0000010A" w14:textId="77777777" w:rsidR="009C42C3" w:rsidRDefault="009C42C3">
      <w:pPr>
        <w:spacing w:before="240" w:after="240"/>
        <w:rPr>
          <w:b/>
          <w:bCs/>
          <w:sz w:val="20"/>
          <w:szCs w:val="20"/>
        </w:rPr>
      </w:pPr>
    </w:p>
    <w:sectPr w:rsidR="009C42C3">
      <w:headerReference w:type="even" r:id="rId17"/>
      <w:headerReference w:type="default" r:id="rId18"/>
      <w:footerReference w:type="even" r:id="rId19"/>
      <w:footerReference w:type="default" r:id="rId20"/>
      <w:headerReference w:type="first" r:id="rId21"/>
      <w:footerReference w:type="first" r:id="rId22"/>
      <w:pgSz w:w="11906" w:h="16838"/>
      <w:pgMar w:top="567" w:right="851" w:bottom="1134" w:left="1134" w:header="567" w:footer="34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imitri Hollosi" w:date="2026-08-14T16:23:00Z" w:initials="DH">
    <w:p w14:paraId="76BC1812" w14:textId="77777777" w:rsidR="002F55B6" w:rsidRDefault="002F55B6" w:rsidP="002F55B6">
      <w:pPr>
        <w:pStyle w:val="CommentText"/>
      </w:pPr>
      <w:r>
        <w:rPr>
          <w:rStyle w:val="CommentReference"/>
        </w:rPr>
        <w:annotationRef/>
      </w:r>
      <w:r>
        <w:t xml:space="preserve">Small reminder of what DART is and that it is a KSAT developed software </w:t>
      </w:r>
    </w:p>
  </w:comment>
  <w:comment w:id="6" w:author="Dimitri Hollosi" w:date="2026-08-14T16:11:00Z" w:initials="DH">
    <w:p w14:paraId="7CFD17AD" w14:textId="77777777" w:rsidR="00CC03B0" w:rsidRDefault="00CC03B0" w:rsidP="00CC03B0">
      <w:pPr>
        <w:pStyle w:val="CommentText"/>
      </w:pPr>
      <w:r>
        <w:rPr>
          <w:rStyle w:val="CommentReference"/>
        </w:rPr>
        <w:annotationRef/>
      </w:r>
      <w:r>
        <w:t>What is meant with “All passes used a center frequency of 2.216 GHz? They had slight variations</w:t>
      </w:r>
      <w:r>
        <w:br/>
      </w:r>
      <w:r>
        <w:br/>
        <w:t>Also, slightly more common to use MHz here (small note)</w:t>
      </w:r>
      <w:r>
        <w:br/>
      </w:r>
      <w:r>
        <w:br/>
        <w:t>FOREST-16: 2216.350000 MHz</w:t>
      </w:r>
      <w:r>
        <w:br/>
        <w:t>FOREST-17: 2216.650000 MHz</w:t>
      </w:r>
      <w:r>
        <w:br/>
        <w:t>FOREST-18: 2216.950000 MHz</w:t>
      </w:r>
      <w:r>
        <w:br/>
        <w:t>FOREST-19: 2217.250000 MHz</w:t>
      </w:r>
    </w:p>
  </w:comment>
  <w:comment w:id="7" w:author="EXT - Michael Johansen" w:date="2026-08-14T16:44:00Z" w:initials="EJ">
    <w:p w14:paraId="2B0FA322" w14:textId="6953C4BE" w:rsidR="00BF0BC8" w:rsidRDefault="00BF0BC8">
      <w:pPr>
        <w:pStyle w:val="CommentText"/>
      </w:pPr>
      <w:r>
        <w:rPr>
          <w:rStyle w:val="CommentReference"/>
        </w:rPr>
        <w:annotationRef/>
      </w:r>
      <w:r w:rsidRPr="0BBAC4C3">
        <w:t>Thanks for the clarification, this was an assumption I made based on forest-3 and seemed to hold during the optimization process. I'll fix it now</w:t>
      </w:r>
    </w:p>
    <w:p w14:paraId="07D8D328" w14:textId="237ADE3B" w:rsidR="00BF0BC8" w:rsidRDefault="00BF0BC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BC1812" w15:done="1"/>
  <w15:commentEx w15:paraId="7CFD17AD" w15:done="1"/>
  <w15:commentEx w15:paraId="07D8D328" w15:paraIdParent="7CFD17A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CF0314" w16cex:dateUtc="2026-08-14T14:23:00Z"/>
  <w16cex:commentExtensible w16cex:durableId="0254663D" w16cex:dateUtc="2026-08-14T14:11:00Z"/>
  <w16cex:commentExtensible w16cex:durableId="25BDE5E6" w16cex:dateUtc="2026-08-14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BC1812" w16cid:durableId="48CF0314"/>
  <w16cid:commentId w16cid:paraId="7CFD17AD" w16cid:durableId="0254663D"/>
  <w16cid:commentId w16cid:paraId="07D8D328" w16cid:durableId="25BDE5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7B26F" w14:textId="77777777" w:rsidR="00D43701" w:rsidRDefault="00D43701">
      <w:r>
        <w:separator/>
      </w:r>
    </w:p>
  </w:endnote>
  <w:endnote w:type="continuationSeparator" w:id="0">
    <w:p w14:paraId="39126952" w14:textId="77777777" w:rsidR="00D43701" w:rsidRDefault="00D43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9DD5D9-220D-452B-8E51-CFC2E267E32E}"/>
    <w:embedBold r:id="rId2" w:fontKey="{7AC1BD80-1755-4752-AACE-FF27D4E9BA27}"/>
  </w:font>
  <w:font w:name="Cambria">
    <w:panose1 w:val="02040503050406030204"/>
    <w:charset w:val="00"/>
    <w:family w:val="roman"/>
    <w:pitch w:val="variable"/>
    <w:sig w:usb0="E00006FF" w:usb1="420024FF" w:usb2="02000000" w:usb3="00000000" w:csb0="0000019F" w:csb1="00000000"/>
    <w:embedRegular r:id="rId3" w:fontKey="{D7A8A7FB-2717-4D2D-84BE-CF2CB6D4E0FA}"/>
    <w:embedBold r:id="rId4" w:fontKey="{1764887D-B6AE-4913-83BA-014416094D69}"/>
  </w:font>
  <w:font w:name="Tahoma">
    <w:panose1 w:val="020B0604030504040204"/>
    <w:charset w:val="00"/>
    <w:family w:val="swiss"/>
    <w:pitch w:val="variable"/>
    <w:sig w:usb0="E1002EFF" w:usb1="C000605B" w:usb2="00000029" w:usb3="00000000" w:csb0="000101FF" w:csb1="00000000"/>
    <w:embedRegular r:id="rId5" w:fontKey="{55A87215-7A4A-4E7D-AA7A-BA15E60043EE}"/>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6" w:fontKey="{349B6713-448C-431C-8E16-FE3A1427CF23}"/>
  </w:font>
  <w:font w:name="Aptos">
    <w:panose1 w:val="00000000000000000000"/>
    <w:charset w:val="00"/>
    <w:family w:val="roman"/>
    <w:notTrueType/>
    <w:pitch w:val="default"/>
    <w:embedRegular r:id="rId7" w:fontKey="{2E1177DB-3E7A-4127-92DB-8F7AD6683247}"/>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Bold r:id="rId8" w:fontKey="{8D4CC7F0-214B-46B1-B2AB-84E33E687A63}"/>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2" w14:textId="77777777" w:rsidR="009C42C3" w:rsidRDefault="009C42C3">
    <w:pPr>
      <w:pBdr>
        <w:top w:val="nil"/>
        <w:left w:val="nil"/>
        <w:bottom w:val="nil"/>
        <w:right w:val="nil"/>
        <w:between w:val="nil"/>
      </w:pBdr>
      <w:tabs>
        <w:tab w:val="center" w:pos="4536"/>
        <w:tab w:val="right" w:pos="9072"/>
      </w:tabs>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0" w14:textId="77777777" w:rsidR="009C42C3" w:rsidRDefault="009C42C3">
    <w:pPr>
      <w:pBdr>
        <w:top w:val="nil"/>
        <w:left w:val="nil"/>
        <w:bottom w:val="nil"/>
        <w:right w:val="nil"/>
        <w:between w:val="nil"/>
      </w:pBdr>
      <w:tabs>
        <w:tab w:val="center" w:pos="4536"/>
        <w:tab w:val="right" w:pos="9072"/>
      </w:tabs>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1" w14:textId="77777777" w:rsidR="009C42C3" w:rsidRDefault="00E7286B">
    <w:pPr>
      <w:pBdr>
        <w:top w:val="nil"/>
        <w:left w:val="nil"/>
        <w:bottom w:val="nil"/>
        <w:right w:val="nil"/>
        <w:between w:val="nil"/>
      </w:pBdr>
      <w:tabs>
        <w:tab w:val="center" w:pos="4536"/>
        <w:tab w:val="right" w:pos="9072"/>
      </w:tabs>
      <w:rPr>
        <w:color w:val="000000"/>
        <w:sz w:val="16"/>
        <w:szCs w:val="16"/>
      </w:rPr>
    </w:pPr>
    <w:r>
      <w:rPr>
        <w:color w:val="00000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54F1E" w14:textId="77777777" w:rsidR="00D43701" w:rsidRDefault="00D43701">
      <w:r>
        <w:separator/>
      </w:r>
    </w:p>
  </w:footnote>
  <w:footnote w:type="continuationSeparator" w:id="0">
    <w:p w14:paraId="2A465FA4" w14:textId="77777777" w:rsidR="00D43701" w:rsidRDefault="00D43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F" w14:textId="77777777" w:rsidR="009C42C3" w:rsidRDefault="009C42C3">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B" w14:textId="77777777" w:rsidR="009C42C3" w:rsidRDefault="009C42C3">
    <w:pPr>
      <w:widowControl w:val="0"/>
      <w:pBdr>
        <w:top w:val="nil"/>
        <w:left w:val="nil"/>
        <w:bottom w:val="nil"/>
        <w:right w:val="nil"/>
        <w:between w:val="nil"/>
      </w:pBdr>
      <w:spacing w:line="276" w:lineRule="auto"/>
      <w:rPr>
        <w:color w:val="000000"/>
      </w:rPr>
    </w:pPr>
  </w:p>
  <w:tbl>
    <w:tblPr>
      <w:tblW w:w="10137" w:type="dxa"/>
      <w:tblInd w:w="-108"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989"/>
      <w:gridCol w:w="2619"/>
      <w:gridCol w:w="2529"/>
    </w:tblGrid>
    <w:tr w:rsidR="009C42C3" w14:paraId="06415F1D" w14:textId="67CBD908">
      <w:tc>
        <w:tcPr>
          <w:tcW w:w="4989" w:type="dxa"/>
        </w:tcPr>
        <w:p w14:paraId="0000010C" w14:textId="77777777" w:rsidR="009C42C3" w:rsidRDefault="009C42C3">
          <w:pPr>
            <w:rPr>
              <w:sz w:val="28"/>
              <w:szCs w:val="28"/>
            </w:rPr>
          </w:pPr>
        </w:p>
      </w:tc>
      <w:tc>
        <w:tcPr>
          <w:tcW w:w="2619" w:type="dxa"/>
        </w:tcPr>
        <w:p w14:paraId="0000010D" w14:textId="77777777" w:rsidR="009C42C3" w:rsidRDefault="009C42C3"/>
      </w:tc>
      <w:tc>
        <w:tcPr>
          <w:tcW w:w="2529" w:type="dxa"/>
        </w:tcPr>
        <w:p w14:paraId="0000010E" w14:textId="77777777" w:rsidR="009C42C3" w:rsidRDefault="009C42C3">
          <w:pPr>
            <w:pBdr>
              <w:top w:val="nil"/>
              <w:left w:val="nil"/>
              <w:bottom w:val="nil"/>
              <w:right w:val="nil"/>
              <w:between w:val="nil"/>
            </w:pBdr>
            <w:tabs>
              <w:tab w:val="center" w:pos="4536"/>
              <w:tab w:val="right" w:pos="9072"/>
            </w:tabs>
            <w:jc w:val="right"/>
            <w:rPr>
              <w:color w:val="000000"/>
            </w:rPr>
          </w:pPr>
        </w:p>
      </w:tc>
    </w:tr>
    <w:tr w:rsidR="009C42C3" w14:paraId="14EA84D3" w14:textId="395FCB94">
      <w:tc>
        <w:tcPr>
          <w:tcW w:w="4989" w:type="dxa"/>
        </w:tcPr>
        <w:p w14:paraId="0000010F" w14:textId="77777777" w:rsidR="009C42C3" w:rsidRDefault="00E7286B">
          <w:pPr>
            <w:pBdr>
              <w:top w:val="nil"/>
              <w:left w:val="nil"/>
              <w:bottom w:val="nil"/>
              <w:right w:val="nil"/>
              <w:between w:val="nil"/>
            </w:pBdr>
            <w:tabs>
              <w:tab w:val="center" w:pos="4536"/>
              <w:tab w:val="right" w:pos="9072"/>
            </w:tabs>
            <w:rPr>
              <w:b/>
              <w:bCs/>
              <w:color w:val="091C5A"/>
            </w:rPr>
          </w:pPr>
          <w:r>
            <w:rPr>
              <w:rFonts w:ascii="Verdana" w:eastAsia="Verdana" w:hAnsi="Verdana" w:cs="Verdana"/>
              <w:b/>
              <w:bCs/>
              <w:color w:val="091C5A"/>
              <w:sz w:val="20"/>
              <w:szCs w:val="20"/>
            </w:rPr>
            <w:t>Kongsberg Satellite Services AS</w:t>
          </w:r>
        </w:p>
      </w:tc>
      <w:tc>
        <w:tcPr>
          <w:tcW w:w="2619" w:type="dxa"/>
        </w:tcPr>
        <w:p w14:paraId="00000110" w14:textId="77777777" w:rsidR="009C42C3" w:rsidRDefault="00E7286B">
          <w:r>
            <w:rPr>
              <w:b/>
              <w:bCs/>
              <w:sz w:val="28"/>
              <w:szCs w:val="28"/>
            </w:rPr>
            <w:t>MEMO</w:t>
          </w:r>
        </w:p>
      </w:tc>
      <w:tc>
        <w:tcPr>
          <w:tcW w:w="2529" w:type="dxa"/>
        </w:tcPr>
        <w:p w14:paraId="00000111" w14:textId="7D14ECBE" w:rsidR="009C42C3" w:rsidRDefault="00E7286B">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sidR="006A0DB9">
            <w:rPr>
              <w:noProof/>
              <w:color w:val="000000"/>
            </w:rPr>
            <w:t>2</w:t>
          </w:r>
          <w:r>
            <w:rPr>
              <w:color w:val="000000"/>
            </w:rPr>
            <w:fldChar w:fldCharType="end"/>
          </w:r>
          <w:r>
            <w:rPr>
              <w:color w:val="000000"/>
            </w:rPr>
            <w:t xml:space="preserve"> of 10</w:t>
          </w:r>
        </w:p>
      </w:tc>
    </w:tr>
    <w:tr w:rsidR="009C42C3" w14:paraId="03F6495B" w14:textId="26CB1EC0">
      <w:tc>
        <w:tcPr>
          <w:tcW w:w="4989" w:type="dxa"/>
        </w:tcPr>
        <w:p w14:paraId="00000112" w14:textId="77777777" w:rsidR="009C42C3" w:rsidRDefault="009C42C3"/>
      </w:tc>
      <w:tc>
        <w:tcPr>
          <w:tcW w:w="2619" w:type="dxa"/>
        </w:tcPr>
        <w:p w14:paraId="00000113" w14:textId="77777777" w:rsidR="009C42C3" w:rsidRDefault="00E7286B">
          <w:pPr>
            <w:pBdr>
              <w:top w:val="nil"/>
              <w:left w:val="nil"/>
              <w:bottom w:val="nil"/>
              <w:right w:val="nil"/>
              <w:between w:val="nil"/>
            </w:pBdr>
            <w:tabs>
              <w:tab w:val="center" w:pos="4536"/>
              <w:tab w:val="right" w:pos="9072"/>
            </w:tabs>
            <w:rPr>
              <w:color w:val="000000"/>
              <w:sz w:val="18"/>
              <w:szCs w:val="18"/>
            </w:rPr>
          </w:pPr>
          <w:r>
            <w:rPr>
              <w:color w:val="000000"/>
              <w:sz w:val="18"/>
              <w:szCs w:val="18"/>
            </w:rPr>
            <w:t>Our reference</w:t>
          </w:r>
        </w:p>
      </w:tc>
      <w:tc>
        <w:tcPr>
          <w:tcW w:w="2529" w:type="dxa"/>
        </w:tcPr>
        <w:p w14:paraId="00000114" w14:textId="77777777" w:rsidR="009C42C3" w:rsidRDefault="00E7286B">
          <w:pPr>
            <w:pBdr>
              <w:top w:val="nil"/>
              <w:left w:val="nil"/>
              <w:bottom w:val="nil"/>
              <w:right w:val="nil"/>
              <w:between w:val="nil"/>
            </w:pBdr>
            <w:tabs>
              <w:tab w:val="center" w:pos="4536"/>
              <w:tab w:val="right" w:pos="9072"/>
            </w:tabs>
            <w:rPr>
              <w:color w:val="000000"/>
              <w:sz w:val="18"/>
              <w:szCs w:val="18"/>
            </w:rPr>
          </w:pPr>
          <w:r>
            <w:rPr>
              <w:color w:val="000000"/>
              <w:sz w:val="18"/>
              <w:szCs w:val="18"/>
            </w:rPr>
            <w:t>Date</w:t>
          </w:r>
        </w:p>
      </w:tc>
    </w:tr>
    <w:tr w:rsidR="009C42C3" w14:paraId="1A68CC1A" w14:textId="01B506A2">
      <w:tc>
        <w:tcPr>
          <w:tcW w:w="4989" w:type="dxa"/>
        </w:tcPr>
        <w:p w14:paraId="00000115" w14:textId="77777777" w:rsidR="009C42C3" w:rsidRDefault="009C42C3"/>
      </w:tc>
      <w:tc>
        <w:tcPr>
          <w:tcW w:w="2619" w:type="dxa"/>
        </w:tcPr>
        <w:p w14:paraId="00000116" w14:textId="77777777" w:rsidR="009C42C3" w:rsidRDefault="00E7286B">
          <w:r>
            <w:t>Cor-26-32</w:t>
          </w:r>
        </w:p>
      </w:tc>
      <w:tc>
        <w:tcPr>
          <w:tcW w:w="2529" w:type="dxa"/>
        </w:tcPr>
        <w:p w14:paraId="00000117" w14:textId="77777777" w:rsidR="009C42C3" w:rsidRDefault="00E7286B">
          <w:r>
            <w:t>November 28, 2025</w:t>
          </w:r>
        </w:p>
      </w:tc>
    </w:tr>
  </w:tbl>
  <w:p w14:paraId="00000118" w14:textId="77777777" w:rsidR="009C42C3" w:rsidRDefault="009C42C3">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9" w14:textId="77777777" w:rsidR="009C42C3" w:rsidRDefault="009C42C3">
    <w:pPr>
      <w:widowControl w:val="0"/>
      <w:pBdr>
        <w:top w:val="nil"/>
        <w:left w:val="nil"/>
        <w:bottom w:val="nil"/>
        <w:right w:val="nil"/>
        <w:between w:val="nil"/>
      </w:pBdr>
      <w:spacing w:line="276" w:lineRule="auto"/>
      <w:rPr>
        <w:color w:val="000000"/>
      </w:rPr>
    </w:pPr>
  </w:p>
  <w:tbl>
    <w:tblPr>
      <w:tblW w:w="10137" w:type="dxa"/>
      <w:tblInd w:w="-108" w:type="dxa"/>
      <w:tblBorders>
        <w:top w:val="nil"/>
        <w:left w:val="nil"/>
        <w:bottom w:val="single" w:sz="4" w:space="0" w:color="000000"/>
        <w:right w:val="nil"/>
        <w:insideH w:val="nil"/>
        <w:insideV w:val="nil"/>
      </w:tblBorders>
      <w:tblLayout w:type="fixed"/>
      <w:tblLook w:val="0600" w:firstRow="0" w:lastRow="0" w:firstColumn="0" w:lastColumn="0" w:noHBand="1" w:noVBand="1"/>
    </w:tblPr>
    <w:tblGrid>
      <w:gridCol w:w="3369"/>
      <w:gridCol w:w="2126"/>
      <w:gridCol w:w="2268"/>
      <w:gridCol w:w="2374"/>
    </w:tblGrid>
    <w:tr w:rsidR="009C42C3" w14:paraId="37CADAF7" w14:textId="77777777">
      <w:trPr>
        <w:trHeight w:val="312"/>
      </w:trPr>
      <w:tc>
        <w:tcPr>
          <w:tcW w:w="5495" w:type="dxa"/>
          <w:gridSpan w:val="2"/>
        </w:tcPr>
        <w:p w14:paraId="0000011A" w14:textId="77777777" w:rsidR="009C42C3" w:rsidRDefault="00E7286B">
          <w:pPr>
            <w:pBdr>
              <w:top w:val="nil"/>
              <w:left w:val="nil"/>
              <w:bottom w:val="nil"/>
              <w:right w:val="nil"/>
              <w:between w:val="nil"/>
            </w:pBdr>
            <w:tabs>
              <w:tab w:val="center" w:pos="4536"/>
              <w:tab w:val="right" w:pos="9072"/>
            </w:tabs>
            <w:rPr>
              <w:b/>
              <w:bCs/>
              <w:color w:val="091C5A"/>
            </w:rPr>
          </w:pPr>
          <w:r>
            <w:rPr>
              <w:rFonts w:ascii="Verdana" w:eastAsia="Verdana" w:hAnsi="Verdana" w:cs="Verdana"/>
              <w:b/>
              <w:bCs/>
              <w:color w:val="091C5A"/>
              <w:sz w:val="20"/>
              <w:szCs w:val="20"/>
            </w:rPr>
            <w:t>Kongsberg Satellite Services AS</w:t>
          </w:r>
        </w:p>
      </w:tc>
      <w:tc>
        <w:tcPr>
          <w:tcW w:w="2268" w:type="dxa"/>
        </w:tcPr>
        <w:p w14:paraId="0000011C" w14:textId="77777777" w:rsidR="009C42C3" w:rsidRDefault="009C42C3">
          <w:pPr>
            <w:pBdr>
              <w:top w:val="nil"/>
              <w:left w:val="nil"/>
              <w:bottom w:val="nil"/>
              <w:right w:val="nil"/>
              <w:between w:val="nil"/>
            </w:pBdr>
            <w:tabs>
              <w:tab w:val="center" w:pos="4536"/>
              <w:tab w:val="right" w:pos="9072"/>
            </w:tabs>
            <w:rPr>
              <w:color w:val="000000"/>
            </w:rPr>
          </w:pPr>
        </w:p>
      </w:tc>
      <w:tc>
        <w:tcPr>
          <w:tcW w:w="2374" w:type="dxa"/>
          <w:vMerge w:val="restart"/>
        </w:tcPr>
        <w:p w14:paraId="0000011D" w14:textId="77777777" w:rsidR="009C42C3" w:rsidRDefault="00E7286B">
          <w:pPr>
            <w:pBdr>
              <w:top w:val="nil"/>
              <w:left w:val="nil"/>
              <w:bottom w:val="nil"/>
              <w:right w:val="nil"/>
              <w:between w:val="nil"/>
            </w:pBdr>
            <w:tabs>
              <w:tab w:val="center" w:pos="4536"/>
              <w:tab w:val="right" w:pos="9072"/>
            </w:tabs>
            <w:jc w:val="right"/>
            <w:rPr>
              <w:color w:val="000000"/>
            </w:rPr>
          </w:pPr>
          <w:r>
            <w:rPr>
              <w:noProof/>
              <w:color w:val="000000"/>
            </w:rPr>
            <w:drawing>
              <wp:inline distT="0" distB="0" distL="0" distR="0" wp14:anchorId="0434C604" wp14:editId="779D31C9">
                <wp:extent cx="942692" cy="900000"/>
                <wp:effectExtent l="0" t="0" r="0" b="0"/>
                <wp:docPr id="19172984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942692" cy="900000"/>
                        </a:xfrm>
                        <a:prstGeom prst="rect">
                          <a:avLst/>
                        </a:prstGeom>
                        <a:ln/>
                      </pic:spPr>
                    </pic:pic>
                  </a:graphicData>
                </a:graphic>
              </wp:inline>
            </w:drawing>
          </w:r>
        </w:p>
      </w:tc>
    </w:tr>
    <w:tr w:rsidR="009C42C3" w14:paraId="7C3F0381" w14:textId="77777777">
      <w:trPr>
        <w:trHeight w:val="395"/>
      </w:trPr>
      <w:tc>
        <w:tcPr>
          <w:tcW w:w="3369" w:type="dxa"/>
        </w:tcPr>
        <w:p w14:paraId="0000011E" w14:textId="77777777" w:rsidR="009C42C3" w:rsidRDefault="009C42C3">
          <w:pPr>
            <w:pBdr>
              <w:top w:val="nil"/>
              <w:left w:val="nil"/>
              <w:bottom w:val="nil"/>
              <w:right w:val="nil"/>
              <w:between w:val="nil"/>
            </w:pBdr>
            <w:tabs>
              <w:tab w:val="center" w:pos="4536"/>
              <w:tab w:val="right" w:pos="9072"/>
            </w:tabs>
            <w:rPr>
              <w:color w:val="000000"/>
            </w:rPr>
          </w:pPr>
        </w:p>
      </w:tc>
      <w:tc>
        <w:tcPr>
          <w:tcW w:w="2126" w:type="dxa"/>
        </w:tcPr>
        <w:p w14:paraId="0000011F" w14:textId="77777777" w:rsidR="009C42C3" w:rsidRDefault="009C42C3">
          <w:pPr>
            <w:pBdr>
              <w:top w:val="nil"/>
              <w:left w:val="nil"/>
              <w:bottom w:val="nil"/>
              <w:right w:val="nil"/>
              <w:between w:val="nil"/>
            </w:pBdr>
            <w:tabs>
              <w:tab w:val="center" w:pos="4536"/>
              <w:tab w:val="right" w:pos="9072"/>
            </w:tabs>
            <w:rPr>
              <w:color w:val="000000"/>
              <w:sz w:val="28"/>
              <w:szCs w:val="28"/>
            </w:rPr>
          </w:pPr>
        </w:p>
      </w:tc>
      <w:tc>
        <w:tcPr>
          <w:tcW w:w="2268" w:type="dxa"/>
          <w:vAlign w:val="bottom"/>
        </w:tcPr>
        <w:p w14:paraId="00000120" w14:textId="77777777" w:rsidR="009C42C3" w:rsidRDefault="009C42C3">
          <w:pPr>
            <w:pBdr>
              <w:top w:val="nil"/>
              <w:left w:val="nil"/>
              <w:bottom w:val="nil"/>
              <w:right w:val="nil"/>
              <w:between w:val="nil"/>
            </w:pBdr>
            <w:tabs>
              <w:tab w:val="center" w:pos="4536"/>
              <w:tab w:val="right" w:pos="9072"/>
            </w:tabs>
            <w:rPr>
              <w:color w:val="000000"/>
            </w:rPr>
          </w:pPr>
        </w:p>
      </w:tc>
      <w:tc>
        <w:tcPr>
          <w:tcW w:w="2374" w:type="dxa"/>
          <w:vMerge/>
        </w:tcPr>
        <w:p w14:paraId="00000121" w14:textId="77777777" w:rsidR="009C42C3" w:rsidRDefault="009C42C3">
          <w:pPr>
            <w:widowControl w:val="0"/>
            <w:pBdr>
              <w:top w:val="nil"/>
              <w:left w:val="nil"/>
              <w:bottom w:val="nil"/>
              <w:right w:val="nil"/>
              <w:between w:val="nil"/>
            </w:pBdr>
            <w:spacing w:line="276" w:lineRule="auto"/>
            <w:rPr>
              <w:color w:val="000000"/>
            </w:rPr>
          </w:pPr>
        </w:p>
      </w:tc>
    </w:tr>
    <w:tr w:rsidR="009C42C3" w14:paraId="18765A89" w14:textId="77777777">
      <w:trPr>
        <w:trHeight w:val="276"/>
      </w:trPr>
      <w:tc>
        <w:tcPr>
          <w:tcW w:w="3369" w:type="dxa"/>
          <w:vMerge w:val="restart"/>
          <w:vAlign w:val="bottom"/>
        </w:tcPr>
        <w:p w14:paraId="00000122" w14:textId="77777777" w:rsidR="009C42C3" w:rsidRDefault="009C42C3">
          <w:pPr>
            <w:pBdr>
              <w:top w:val="nil"/>
              <w:left w:val="nil"/>
              <w:bottom w:val="nil"/>
              <w:right w:val="nil"/>
              <w:between w:val="nil"/>
            </w:pBdr>
            <w:tabs>
              <w:tab w:val="center" w:pos="4536"/>
              <w:tab w:val="right" w:pos="9072"/>
            </w:tabs>
            <w:rPr>
              <w:b/>
              <w:bCs/>
              <w:color w:val="000000"/>
              <w:sz w:val="72"/>
              <w:szCs w:val="72"/>
            </w:rPr>
          </w:pPr>
        </w:p>
      </w:tc>
      <w:tc>
        <w:tcPr>
          <w:tcW w:w="2126" w:type="dxa"/>
          <w:vAlign w:val="bottom"/>
        </w:tcPr>
        <w:p w14:paraId="00000123" w14:textId="77777777" w:rsidR="009C42C3" w:rsidRDefault="009C42C3">
          <w:pPr>
            <w:pBdr>
              <w:top w:val="nil"/>
              <w:left w:val="nil"/>
              <w:bottom w:val="nil"/>
              <w:right w:val="nil"/>
              <w:between w:val="nil"/>
            </w:pBdr>
            <w:tabs>
              <w:tab w:val="center" w:pos="4536"/>
              <w:tab w:val="right" w:pos="9072"/>
            </w:tabs>
            <w:rPr>
              <w:color w:val="000000"/>
              <w:sz w:val="28"/>
              <w:szCs w:val="28"/>
            </w:rPr>
          </w:pPr>
        </w:p>
      </w:tc>
      <w:tc>
        <w:tcPr>
          <w:tcW w:w="2268" w:type="dxa"/>
          <w:vAlign w:val="bottom"/>
        </w:tcPr>
        <w:p w14:paraId="00000124" w14:textId="77777777" w:rsidR="009C42C3" w:rsidRDefault="00E7286B">
          <w:pPr>
            <w:pBdr>
              <w:top w:val="nil"/>
              <w:left w:val="nil"/>
              <w:bottom w:val="nil"/>
              <w:right w:val="nil"/>
              <w:between w:val="nil"/>
            </w:pBdr>
            <w:tabs>
              <w:tab w:val="center" w:pos="4536"/>
              <w:tab w:val="right" w:pos="9072"/>
            </w:tabs>
            <w:rPr>
              <w:color w:val="000000"/>
            </w:rPr>
          </w:pPr>
          <w:r>
            <w:rPr>
              <w:color w:val="000000"/>
              <w:sz w:val="18"/>
              <w:szCs w:val="18"/>
            </w:rPr>
            <w:t>Date</w:t>
          </w:r>
        </w:p>
      </w:tc>
      <w:tc>
        <w:tcPr>
          <w:tcW w:w="2374" w:type="dxa"/>
          <w:vMerge/>
        </w:tcPr>
        <w:p w14:paraId="00000125" w14:textId="77777777" w:rsidR="009C42C3" w:rsidRDefault="009C42C3">
          <w:pPr>
            <w:widowControl w:val="0"/>
            <w:pBdr>
              <w:top w:val="nil"/>
              <w:left w:val="nil"/>
              <w:bottom w:val="nil"/>
              <w:right w:val="nil"/>
              <w:between w:val="nil"/>
            </w:pBdr>
            <w:spacing w:line="276" w:lineRule="auto"/>
            <w:rPr>
              <w:color w:val="000000"/>
            </w:rPr>
          </w:pPr>
        </w:p>
      </w:tc>
    </w:tr>
    <w:tr w:rsidR="009C42C3" w14:paraId="0F7BF830" w14:textId="77777777">
      <w:trPr>
        <w:trHeight w:val="424"/>
      </w:trPr>
      <w:tc>
        <w:tcPr>
          <w:tcW w:w="3369" w:type="dxa"/>
          <w:vMerge/>
          <w:vAlign w:val="bottom"/>
        </w:tcPr>
        <w:p w14:paraId="00000126" w14:textId="77777777" w:rsidR="009C42C3" w:rsidRDefault="009C42C3">
          <w:pPr>
            <w:widowControl w:val="0"/>
            <w:pBdr>
              <w:top w:val="nil"/>
              <w:left w:val="nil"/>
              <w:bottom w:val="nil"/>
              <w:right w:val="nil"/>
              <w:between w:val="nil"/>
            </w:pBdr>
            <w:spacing w:line="276" w:lineRule="auto"/>
            <w:rPr>
              <w:color w:val="000000"/>
            </w:rPr>
          </w:pPr>
        </w:p>
      </w:tc>
      <w:tc>
        <w:tcPr>
          <w:tcW w:w="2126" w:type="dxa"/>
          <w:vAlign w:val="center"/>
        </w:tcPr>
        <w:p w14:paraId="00000127" w14:textId="77777777" w:rsidR="009C42C3" w:rsidRDefault="009C42C3">
          <w:pPr>
            <w:pBdr>
              <w:top w:val="nil"/>
              <w:left w:val="nil"/>
              <w:bottom w:val="nil"/>
              <w:right w:val="nil"/>
              <w:between w:val="nil"/>
            </w:pBdr>
            <w:tabs>
              <w:tab w:val="center" w:pos="4536"/>
              <w:tab w:val="right" w:pos="9072"/>
            </w:tabs>
            <w:rPr>
              <w:color w:val="000000"/>
            </w:rPr>
          </w:pPr>
        </w:p>
      </w:tc>
      <w:tc>
        <w:tcPr>
          <w:tcW w:w="2268" w:type="dxa"/>
          <w:vAlign w:val="center"/>
        </w:tcPr>
        <w:p w14:paraId="00000128" w14:textId="77777777" w:rsidR="009C42C3" w:rsidRDefault="00E7286B">
          <w:pPr>
            <w:pBdr>
              <w:top w:val="nil"/>
              <w:left w:val="nil"/>
              <w:bottom w:val="nil"/>
              <w:right w:val="nil"/>
              <w:between w:val="nil"/>
            </w:pBdr>
            <w:tabs>
              <w:tab w:val="center" w:pos="4536"/>
              <w:tab w:val="right" w:pos="9072"/>
            </w:tabs>
            <w:rPr>
              <w:color w:val="000000"/>
            </w:rPr>
          </w:pPr>
          <w:r>
            <w:t>August 14</w:t>
          </w:r>
          <w:r>
            <w:rPr>
              <w:color w:val="000000"/>
            </w:rPr>
            <w:t>, 2026</w:t>
          </w:r>
        </w:p>
      </w:tc>
      <w:tc>
        <w:tcPr>
          <w:tcW w:w="2374" w:type="dxa"/>
          <w:vMerge/>
        </w:tcPr>
        <w:p w14:paraId="00000129" w14:textId="77777777" w:rsidR="009C42C3" w:rsidRDefault="009C42C3">
          <w:pPr>
            <w:widowControl w:val="0"/>
            <w:pBdr>
              <w:top w:val="nil"/>
              <w:left w:val="nil"/>
              <w:bottom w:val="nil"/>
              <w:right w:val="nil"/>
              <w:between w:val="nil"/>
            </w:pBdr>
            <w:spacing w:line="276" w:lineRule="auto"/>
            <w:rPr>
              <w:color w:val="000000"/>
            </w:rPr>
          </w:pPr>
        </w:p>
      </w:tc>
    </w:tr>
    <w:tr w:rsidR="009C42C3" w14:paraId="21ED08AE" w14:textId="77777777">
      <w:trPr>
        <w:trHeight w:val="85"/>
      </w:trPr>
      <w:tc>
        <w:tcPr>
          <w:tcW w:w="3369" w:type="dxa"/>
        </w:tcPr>
        <w:p w14:paraId="0000012A" w14:textId="77777777" w:rsidR="009C42C3" w:rsidRDefault="009C42C3">
          <w:pPr>
            <w:pBdr>
              <w:top w:val="nil"/>
              <w:left w:val="nil"/>
              <w:bottom w:val="nil"/>
              <w:right w:val="nil"/>
              <w:between w:val="nil"/>
            </w:pBdr>
            <w:tabs>
              <w:tab w:val="center" w:pos="4536"/>
              <w:tab w:val="right" w:pos="9072"/>
            </w:tabs>
            <w:rPr>
              <w:color w:val="000000"/>
              <w:sz w:val="8"/>
              <w:szCs w:val="8"/>
            </w:rPr>
          </w:pPr>
        </w:p>
      </w:tc>
      <w:tc>
        <w:tcPr>
          <w:tcW w:w="2126" w:type="dxa"/>
        </w:tcPr>
        <w:p w14:paraId="0000012B" w14:textId="77777777" w:rsidR="009C42C3" w:rsidRDefault="009C42C3">
          <w:pPr>
            <w:pBdr>
              <w:top w:val="nil"/>
              <w:left w:val="nil"/>
              <w:bottom w:val="nil"/>
              <w:right w:val="nil"/>
              <w:between w:val="nil"/>
            </w:pBdr>
            <w:tabs>
              <w:tab w:val="center" w:pos="4536"/>
              <w:tab w:val="right" w:pos="9072"/>
            </w:tabs>
            <w:rPr>
              <w:color w:val="000000"/>
              <w:sz w:val="8"/>
              <w:szCs w:val="8"/>
            </w:rPr>
          </w:pPr>
        </w:p>
      </w:tc>
      <w:tc>
        <w:tcPr>
          <w:tcW w:w="4642" w:type="dxa"/>
          <w:gridSpan w:val="2"/>
        </w:tcPr>
        <w:p w14:paraId="0000012C" w14:textId="77777777" w:rsidR="009C42C3" w:rsidRDefault="009C42C3">
          <w:pPr>
            <w:pBdr>
              <w:top w:val="nil"/>
              <w:left w:val="nil"/>
              <w:bottom w:val="nil"/>
              <w:right w:val="nil"/>
              <w:between w:val="nil"/>
            </w:pBdr>
            <w:tabs>
              <w:tab w:val="center" w:pos="4536"/>
              <w:tab w:val="right" w:pos="9072"/>
            </w:tabs>
            <w:rPr>
              <w:color w:val="000000"/>
              <w:sz w:val="8"/>
              <w:szCs w:val="8"/>
            </w:rPr>
          </w:pPr>
        </w:p>
      </w:tc>
    </w:tr>
  </w:tbl>
  <w:p w14:paraId="0000012E" w14:textId="77777777" w:rsidR="009C42C3" w:rsidRDefault="009C42C3">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96F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035A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C52A4C"/>
    <w:multiLevelType w:val="multilevel"/>
    <w:tmpl w:val="C3960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475B47"/>
    <w:multiLevelType w:val="multilevel"/>
    <w:tmpl w:val="13701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FC52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73764B"/>
    <w:multiLevelType w:val="multilevel"/>
    <w:tmpl w:val="F3024C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40361AB"/>
    <w:multiLevelType w:val="multilevel"/>
    <w:tmpl w:val="53BCE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BC3485"/>
    <w:multiLevelType w:val="multilevel"/>
    <w:tmpl w:val="29389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06367E"/>
    <w:multiLevelType w:val="multilevel"/>
    <w:tmpl w:val="9CEA3E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52355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7D16D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E0328B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0486244">
    <w:abstractNumId w:val="7"/>
  </w:num>
  <w:num w:numId="2" w16cid:durableId="1091925352">
    <w:abstractNumId w:val="6"/>
  </w:num>
  <w:num w:numId="3" w16cid:durableId="1696535020">
    <w:abstractNumId w:val="3"/>
  </w:num>
  <w:num w:numId="4" w16cid:durableId="1381587140">
    <w:abstractNumId w:val="8"/>
  </w:num>
  <w:num w:numId="5" w16cid:durableId="2104955703">
    <w:abstractNumId w:val="2"/>
  </w:num>
  <w:num w:numId="6" w16cid:durableId="1249923829">
    <w:abstractNumId w:val="5"/>
  </w:num>
  <w:num w:numId="7" w16cid:durableId="881478930">
    <w:abstractNumId w:val="0"/>
  </w:num>
  <w:num w:numId="8" w16cid:durableId="1266380479">
    <w:abstractNumId w:val="1"/>
  </w:num>
  <w:num w:numId="9" w16cid:durableId="976880200">
    <w:abstractNumId w:val="4"/>
  </w:num>
  <w:num w:numId="10" w16cid:durableId="1224175080">
    <w:abstractNumId w:val="11"/>
  </w:num>
  <w:num w:numId="11" w16cid:durableId="921110901">
    <w:abstractNumId w:val="9"/>
  </w:num>
  <w:num w:numId="12" w16cid:durableId="9177109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mitri Hollosi">
    <w15:presenceInfo w15:providerId="AD" w15:userId="S::Dimitri.Hollosi@ksat.no::22051407-bc30-47ee-ba0b-2ffe1b7ee2b7"/>
  </w15:person>
  <w15:person w15:author="EXT - Michael Johansen">
    <w15:presenceInfo w15:providerId="AD" w15:userId="S::ext.michael.johansen@ksat.no::82bd3b82-a306-4e09-aa7d-5801307e41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DB5"/>
    <w:rsid w:val="000114A2"/>
    <w:rsid w:val="00026D97"/>
    <w:rsid w:val="0003777E"/>
    <w:rsid w:val="00050D4D"/>
    <w:rsid w:val="00053441"/>
    <w:rsid w:val="000A1750"/>
    <w:rsid w:val="000D7543"/>
    <w:rsid w:val="00142BCA"/>
    <w:rsid w:val="00167E78"/>
    <w:rsid w:val="001A2F92"/>
    <w:rsid w:val="001C2C66"/>
    <w:rsid w:val="001D0523"/>
    <w:rsid w:val="001E34FA"/>
    <w:rsid w:val="00214A26"/>
    <w:rsid w:val="0021689E"/>
    <w:rsid w:val="00224882"/>
    <w:rsid w:val="00261DBE"/>
    <w:rsid w:val="0027400A"/>
    <w:rsid w:val="002F55B6"/>
    <w:rsid w:val="00306667"/>
    <w:rsid w:val="00352F9E"/>
    <w:rsid w:val="003555D3"/>
    <w:rsid w:val="003722E6"/>
    <w:rsid w:val="003966B0"/>
    <w:rsid w:val="003A56DC"/>
    <w:rsid w:val="003C10D9"/>
    <w:rsid w:val="003D4DE9"/>
    <w:rsid w:val="004C5587"/>
    <w:rsid w:val="005241E0"/>
    <w:rsid w:val="005241F3"/>
    <w:rsid w:val="00526A85"/>
    <w:rsid w:val="00545713"/>
    <w:rsid w:val="00550A8D"/>
    <w:rsid w:val="005A2915"/>
    <w:rsid w:val="005A7DB5"/>
    <w:rsid w:val="005B48F0"/>
    <w:rsid w:val="005E2294"/>
    <w:rsid w:val="005E650B"/>
    <w:rsid w:val="005F34EE"/>
    <w:rsid w:val="00606423"/>
    <w:rsid w:val="0062446F"/>
    <w:rsid w:val="00647F7C"/>
    <w:rsid w:val="0068274F"/>
    <w:rsid w:val="006A0DB9"/>
    <w:rsid w:val="006D243F"/>
    <w:rsid w:val="006D44DF"/>
    <w:rsid w:val="006E396A"/>
    <w:rsid w:val="006F5FE7"/>
    <w:rsid w:val="007165DF"/>
    <w:rsid w:val="00750248"/>
    <w:rsid w:val="00791554"/>
    <w:rsid w:val="007936C1"/>
    <w:rsid w:val="007C7F72"/>
    <w:rsid w:val="00830E98"/>
    <w:rsid w:val="008472AE"/>
    <w:rsid w:val="00881E96"/>
    <w:rsid w:val="00891D39"/>
    <w:rsid w:val="008F2B03"/>
    <w:rsid w:val="00963F31"/>
    <w:rsid w:val="00973A69"/>
    <w:rsid w:val="00980BB0"/>
    <w:rsid w:val="009C42C3"/>
    <w:rsid w:val="00A00169"/>
    <w:rsid w:val="00A10492"/>
    <w:rsid w:val="00A43F6F"/>
    <w:rsid w:val="00A500A0"/>
    <w:rsid w:val="00A93D8F"/>
    <w:rsid w:val="00AE5DB9"/>
    <w:rsid w:val="00B01FC7"/>
    <w:rsid w:val="00B04E2B"/>
    <w:rsid w:val="00B35880"/>
    <w:rsid w:val="00B4278C"/>
    <w:rsid w:val="00B743FE"/>
    <w:rsid w:val="00B841FA"/>
    <w:rsid w:val="00B9033A"/>
    <w:rsid w:val="00B910E3"/>
    <w:rsid w:val="00B945BA"/>
    <w:rsid w:val="00BD5522"/>
    <w:rsid w:val="00BE46B8"/>
    <w:rsid w:val="00BF0BC8"/>
    <w:rsid w:val="00C113D9"/>
    <w:rsid w:val="00C664E8"/>
    <w:rsid w:val="00C902E7"/>
    <w:rsid w:val="00C935C9"/>
    <w:rsid w:val="00CB3B87"/>
    <w:rsid w:val="00CC03B0"/>
    <w:rsid w:val="00CC6C98"/>
    <w:rsid w:val="00CD7F51"/>
    <w:rsid w:val="00CE72C3"/>
    <w:rsid w:val="00D05FD1"/>
    <w:rsid w:val="00D16413"/>
    <w:rsid w:val="00D215E6"/>
    <w:rsid w:val="00D23A3D"/>
    <w:rsid w:val="00D43701"/>
    <w:rsid w:val="00D5050A"/>
    <w:rsid w:val="00D56B21"/>
    <w:rsid w:val="00D70226"/>
    <w:rsid w:val="00D763BD"/>
    <w:rsid w:val="00DB1E87"/>
    <w:rsid w:val="00DE4584"/>
    <w:rsid w:val="00DF2E42"/>
    <w:rsid w:val="00DF7AC7"/>
    <w:rsid w:val="00E44E00"/>
    <w:rsid w:val="00E7286B"/>
    <w:rsid w:val="00EC64D8"/>
    <w:rsid w:val="00F23383"/>
    <w:rsid w:val="00F46E2A"/>
    <w:rsid w:val="00F6673D"/>
    <w:rsid w:val="00F7369A"/>
    <w:rsid w:val="00F91005"/>
    <w:rsid w:val="2EDF9853"/>
    <w:rsid w:val="3D1731BC"/>
    <w:rsid w:val="61F928C2"/>
    <w:rsid w:val="66AECB2B"/>
    <w:rsid w:val="66DA109D"/>
    <w:rsid w:val="722D649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C8451"/>
  <w15:docId w15:val="{F76374E2-9CD3-4869-9F3A-A626C6854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4EE"/>
  </w:style>
  <w:style w:type="paragraph" w:styleId="Heading1">
    <w:name w:val="heading 1"/>
    <w:basedOn w:val="Normal"/>
    <w:next w:val="Normal"/>
    <w:link w:val="Heading1Char"/>
    <w:uiPriority w:val="9"/>
    <w:qFormat/>
    <w:pPr>
      <w:keepNext/>
      <w:keepLines/>
      <w:spacing w:before="480" w:after="240"/>
      <w:outlineLvl w:val="0"/>
    </w:pPr>
    <w:rPr>
      <w:rFonts w:ascii="Cambria" w:eastAsia="Cambria" w:hAnsi="Cambria" w:cs="Cambria"/>
      <w:b/>
      <w:bCs/>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Cambria" w:hAnsi="Cambria" w:cs="Cambria"/>
      <w:b/>
      <w:bCs/>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0">
    <w:name w:val="TableNormal0"/>
    <w:tblPr>
      <w:tblCellMar>
        <w:top w:w="100" w:type="dxa"/>
        <w:left w:w="100" w:type="dxa"/>
        <w:bottom w:w="100" w:type="dxa"/>
        <w:right w:w="100" w:type="dxa"/>
      </w:tblCellMar>
    </w:tblPr>
  </w:style>
  <w:style w:type="paragraph" w:styleId="Header">
    <w:name w:val="header"/>
    <w:basedOn w:val="Normal"/>
    <w:link w:val="HeaderChar"/>
    <w:unhideWhenUsed/>
    <w:rsid w:val="00C60BDA"/>
    <w:pPr>
      <w:tabs>
        <w:tab w:val="center" w:pos="4536"/>
        <w:tab w:val="right" w:pos="9072"/>
      </w:tabs>
    </w:pPr>
  </w:style>
  <w:style w:type="character" w:customStyle="1" w:styleId="HeaderChar">
    <w:name w:val="Header Char"/>
    <w:basedOn w:val="DefaultParagraphFont"/>
    <w:link w:val="Header"/>
    <w:uiPriority w:val="99"/>
    <w:rsid w:val="00C60BDA"/>
  </w:style>
  <w:style w:type="paragraph" w:styleId="Footer">
    <w:name w:val="footer"/>
    <w:basedOn w:val="Normal"/>
    <w:link w:val="FooterChar"/>
    <w:uiPriority w:val="99"/>
    <w:unhideWhenUsed/>
    <w:rsid w:val="00EC1A0D"/>
    <w:pPr>
      <w:tabs>
        <w:tab w:val="center" w:pos="4536"/>
        <w:tab w:val="right" w:pos="9072"/>
      </w:tabs>
    </w:pPr>
    <w:rPr>
      <w:sz w:val="16"/>
    </w:rPr>
  </w:style>
  <w:style w:type="character" w:customStyle="1" w:styleId="FooterChar">
    <w:name w:val="Footer Char"/>
    <w:basedOn w:val="DefaultParagraphFont"/>
    <w:link w:val="Footer"/>
    <w:uiPriority w:val="99"/>
    <w:rsid w:val="00EC1A0D"/>
    <w:rPr>
      <w:sz w:val="16"/>
    </w:rPr>
  </w:style>
  <w:style w:type="table" w:styleId="TableGrid">
    <w:name w:val="Table Grid"/>
    <w:basedOn w:val="TableNormal"/>
    <w:uiPriority w:val="59"/>
    <w:rsid w:val="00C60B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D5570"/>
    <w:rPr>
      <w:rFonts w:ascii="Tahoma" w:hAnsi="Tahoma" w:cs="Tahoma"/>
      <w:sz w:val="16"/>
      <w:szCs w:val="16"/>
    </w:rPr>
  </w:style>
  <w:style w:type="character" w:customStyle="1" w:styleId="BalloonTextChar">
    <w:name w:val="Balloon Text Char"/>
    <w:basedOn w:val="DefaultParagraphFont"/>
    <w:link w:val="BalloonText"/>
    <w:uiPriority w:val="99"/>
    <w:semiHidden/>
    <w:rsid w:val="00CD5570"/>
    <w:rPr>
      <w:rFonts w:ascii="Tahoma" w:hAnsi="Tahoma" w:cs="Tahoma"/>
      <w:sz w:val="16"/>
      <w:szCs w:val="16"/>
    </w:rPr>
  </w:style>
  <w:style w:type="character" w:customStyle="1" w:styleId="Ledetekst">
    <w:name w:val="Ledetekst"/>
    <w:basedOn w:val="DefaultParagraphFont"/>
    <w:uiPriority w:val="1"/>
    <w:qFormat/>
    <w:rsid w:val="00193745"/>
    <w:rPr>
      <w:sz w:val="18"/>
    </w:rPr>
  </w:style>
  <w:style w:type="character" w:customStyle="1" w:styleId="Heading1Char">
    <w:name w:val="Heading 1 Char"/>
    <w:basedOn w:val="DefaultParagraphFont"/>
    <w:link w:val="Heading1"/>
    <w:uiPriority w:val="9"/>
    <w:rsid w:val="003C695B"/>
    <w:rPr>
      <w:rFonts w:asciiTheme="majorHAnsi" w:eastAsiaTheme="majorEastAsia" w:hAnsiTheme="majorHAnsi" w:cstheme="majorBidi"/>
      <w:b/>
      <w:bCs/>
      <w:sz w:val="28"/>
      <w:szCs w:val="28"/>
    </w:rPr>
  </w:style>
  <w:style w:type="character" w:styleId="PlaceholderText">
    <w:name w:val="Placeholder Text"/>
    <w:basedOn w:val="DefaultParagraphFont"/>
    <w:uiPriority w:val="99"/>
    <w:semiHidden/>
    <w:rsid w:val="00DE470D"/>
    <w:rPr>
      <w:color w:val="808080"/>
    </w:rPr>
  </w:style>
  <w:style w:type="character" w:customStyle="1" w:styleId="Heading2Char">
    <w:name w:val="Heading 2 Char"/>
    <w:basedOn w:val="DefaultParagraphFont"/>
    <w:link w:val="Heading2"/>
    <w:uiPriority w:val="9"/>
    <w:semiHidden/>
    <w:rsid w:val="00EE1C12"/>
    <w:rPr>
      <w:rFonts w:asciiTheme="majorHAnsi" w:eastAsiaTheme="majorEastAsia" w:hAnsiTheme="majorHAnsi" w:cstheme="majorBidi"/>
      <w:b/>
      <w:bCs/>
      <w:sz w:val="26"/>
      <w:szCs w:val="26"/>
    </w:rPr>
  </w:style>
  <w:style w:type="paragraph" w:styleId="ListParagraph">
    <w:name w:val="List Paragraph"/>
    <w:basedOn w:val="Normal"/>
    <w:uiPriority w:val="34"/>
    <w:qFormat/>
    <w:rsid w:val="00014310"/>
    <w:pPr>
      <w:ind w:left="720"/>
      <w:contextualSpacing/>
    </w:pPr>
  </w:style>
  <w:style w:type="character" w:styleId="CommentReference">
    <w:name w:val="annotation reference"/>
    <w:basedOn w:val="DefaultParagraphFont"/>
    <w:uiPriority w:val="99"/>
    <w:semiHidden/>
    <w:unhideWhenUsed/>
    <w:rsid w:val="00F8277E"/>
    <w:rPr>
      <w:sz w:val="16"/>
      <w:szCs w:val="16"/>
    </w:rPr>
  </w:style>
  <w:style w:type="paragraph" w:styleId="CommentText">
    <w:name w:val="annotation text"/>
    <w:basedOn w:val="Normal"/>
    <w:link w:val="CommentTextChar"/>
    <w:uiPriority w:val="99"/>
    <w:unhideWhenUsed/>
    <w:rsid w:val="00F8277E"/>
    <w:rPr>
      <w:sz w:val="20"/>
      <w:szCs w:val="20"/>
    </w:rPr>
  </w:style>
  <w:style w:type="character" w:customStyle="1" w:styleId="CommentTextChar">
    <w:name w:val="Comment Text Char"/>
    <w:basedOn w:val="DefaultParagraphFont"/>
    <w:link w:val="CommentText"/>
    <w:uiPriority w:val="99"/>
    <w:rsid w:val="00F8277E"/>
    <w:rPr>
      <w:sz w:val="20"/>
      <w:szCs w:val="20"/>
      <w:lang w:val="en-US"/>
    </w:rPr>
  </w:style>
  <w:style w:type="paragraph" w:styleId="CommentSubject">
    <w:name w:val="annotation subject"/>
    <w:basedOn w:val="CommentText"/>
    <w:next w:val="CommentText"/>
    <w:link w:val="CommentSubjectChar"/>
    <w:uiPriority w:val="99"/>
    <w:semiHidden/>
    <w:unhideWhenUsed/>
    <w:rsid w:val="00F8277E"/>
    <w:rPr>
      <w:b/>
      <w:bCs/>
    </w:rPr>
  </w:style>
  <w:style w:type="character" w:customStyle="1" w:styleId="CommentSubjectChar">
    <w:name w:val="Comment Subject Char"/>
    <w:basedOn w:val="CommentTextChar"/>
    <w:link w:val="CommentSubject"/>
    <w:uiPriority w:val="99"/>
    <w:semiHidden/>
    <w:rsid w:val="00F8277E"/>
    <w:rPr>
      <w:b/>
      <w:bCs/>
      <w:sz w:val="20"/>
      <w:szCs w:val="20"/>
      <w:lang w:val="en-US"/>
    </w:rPr>
  </w:style>
  <w:style w:type="character" w:styleId="Hyperlink">
    <w:name w:val="Hyperlink"/>
    <w:basedOn w:val="DefaultParagraphFont"/>
    <w:uiPriority w:val="99"/>
    <w:unhideWhenUsed/>
    <w:rsid w:val="00C55D9C"/>
    <w:rPr>
      <w:color w:val="0000FF" w:themeColor="hyperlink"/>
      <w:u w:val="single"/>
    </w:rPr>
  </w:style>
  <w:style w:type="character" w:styleId="UnresolvedMention">
    <w:name w:val="Unresolved Mention"/>
    <w:basedOn w:val="DefaultParagraphFont"/>
    <w:uiPriority w:val="99"/>
    <w:semiHidden/>
    <w:unhideWhenUsed/>
    <w:rsid w:val="00C55D9C"/>
    <w:rPr>
      <w:color w:val="605E5C"/>
      <w:shd w:val="clear" w:color="auto" w:fill="E1DFDD"/>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Revision">
    <w:name w:val="Revision"/>
    <w:hidden/>
    <w:uiPriority w:val="99"/>
    <w:semiHidden/>
    <w:rsid w:val="00A00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3.xml"/><Relationship Id="rId26" Type="http://schemas.openxmlformats.org/officeDocument/2006/relationships/image" Target="media/wp2000-pass-count.png"/><Relationship Id="rId27" Type="http://schemas.openxmlformats.org/officeDocument/2006/relationships/image" Target="media/wp2000-ric-hour.png"/><Relationship Id="rId28" Type="http://schemas.openxmlformats.org/officeDocument/2006/relationships/image" Target="media/wp2000-ric-48h.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KhGUt/GHCBqDqAU0kRycfig==">CgMxLjAaHgoBMBIZChcICVITChF0YWJsZS4xOXVibmhmcG53cBofCgExEhoKGAgJUhQKEnRhYmxlLmwwem50ZDNrYzVldRofCgEyEhoKGAgJUhQKEnRhYmxlLjg3ZG10cHVmZ3c5bxofCgEzEhoKGAgJUhQKEnRhYmxlLmFwZXA3NjgxODY4MhofCgE0EhoKGAgJUhQKEnRhYmxlLmI0em83ZHB4aTM4OBofCgE1EhoKGAgJUhQKEnRhYmxlLnNjNTdpaDU3MmY1bBofCgE2EhoKGAgJUhQKEnRhYmxlLm0zamI3YzFydTJpORofCgE3EhoKGAgJUhQKEnRhYmxlLm01NmcxczFmcWg4chofCgE4EhoKGAgJUhQKEnRhYmxlLmh2dTB5N3V2NXI5ejIOaC5ic2o2Mm0ydTByNTQyDmguZWJkY29pbWw1OGhtMg5oLnE5ZGl5NDJ0ZHhnbjIOaC44bnk3aDM0czBtcnAyDmguYnhobHAwd3R4OXM2Mg5oLmh0YzJ4d3dibWMxYzIOaC5kYTM5NnFuZTA2cWIyDmgudHlicDFoOWh0eHd4Mg5oLnJoOTBscXZiN2ZhMzIOaC54YTZzOWdtMm91eDQyDmgubWdvODR2eG1ib3pjOAByITFYWllGd2kzUkRJVGZkZW5mc2JjSkZjX3p1Y0hQYXh4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1553</Words>
  <Characters>8856</Characters>
  <Application>Microsoft Office Word</Application>
  <DocSecurity>4</DocSecurity>
  <Lines>73</Lines>
  <Paragraphs>20</Paragraphs>
  <ScaleCrop>false</ScaleCrop>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Schulte</dc:creator>
  <cp:keywords/>
  <cp:lastModifiedBy>EXT - Michael Johansen</cp:lastModifiedBy>
  <cp:revision>58</cp:revision>
  <dcterms:created xsi:type="dcterms:W3CDTF">2026-03-24T11:46:00Z</dcterms:created>
  <dcterms:modified xsi:type="dcterms:W3CDTF">2026-08-14T15:10:00Z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FilePath">
    <vt:lpwstr>\\B360\docprod_KSAT\templates\KSAT_Notat.dotx</vt:lpwstr>
  </property>
  <property fmtid="{D5CDD505-2E9C-101B-9397-08002B2CF9AE}" pid="3" name="filePathOneNote">
    <vt:lpwstr>\\B360\360users_KSAT\onenote\ksat\jans\</vt:lpwstr>
  </property>
  <property fmtid="{D5CDD505-2E9C-101B-9397-08002B2CF9AE}" pid="4" name="comment">
    <vt:lpwstr>Potential KSAT Contributions to a European SSA / SDA capability</vt:lpwstr>
  </property>
  <property fmtid="{D5CDD505-2E9C-101B-9397-08002B2CF9AE}" pid="5" name="server">
    <vt:lpwstr>b360</vt:lpwstr>
  </property>
  <property fmtid="{D5CDD505-2E9C-101B-9397-08002B2CF9AE}" pid="6" name="docId">
    <vt:lpwstr>269442</vt:lpwstr>
  </property>
  <property fmtid="{D5CDD505-2E9C-101B-9397-08002B2CF9AE}" pid="7" name="verId">
    <vt:lpwstr>264884</vt:lpwstr>
  </property>
  <property fmtid="{D5CDD505-2E9C-101B-9397-08002B2CF9AE}" pid="8" name="fileVersionId">
    <vt:lpwstr/>
  </property>
  <property fmtid="{D5CDD505-2E9C-101B-9397-08002B2CF9AE}" pid="9" name="sourceId">
    <vt:lpwstr/>
  </property>
  <property fmtid="{D5CDD505-2E9C-101B-9397-08002B2CF9AE}" pid="10" name="templateId">
    <vt:lpwstr>200005</vt:lpwstr>
  </property>
  <property fmtid="{D5CDD505-2E9C-101B-9397-08002B2CF9AE}" pid="11" name="module">
    <vt:lpwstr/>
  </property>
  <property fmtid="{D5CDD505-2E9C-101B-9397-08002B2CF9AE}" pid="12" name="customParams">
    <vt:lpwstr/>
  </property>
  <property fmtid="{D5CDD505-2E9C-101B-9397-08002B2CF9AE}" pid="13" name="external">
    <vt:lpwstr>0</vt:lpwstr>
  </property>
  <property fmtid="{D5CDD505-2E9C-101B-9397-08002B2CF9AE}" pid="14" name="ExternalControlledCheckOut">
    <vt:lpwstr/>
  </property>
  <property fmtid="{D5CDD505-2E9C-101B-9397-08002B2CF9AE}" pid="15" name="createdBy">
    <vt:lpwstr>Jan Schulte</vt:lpwstr>
  </property>
  <property fmtid="{D5CDD505-2E9C-101B-9397-08002B2CF9AE}" pid="16" name="modifiedBy">
    <vt:lpwstr>Jan Schulte</vt:lpwstr>
  </property>
  <property fmtid="{D5CDD505-2E9C-101B-9397-08002B2CF9AE}" pid="17" name="action">
    <vt:lpwstr>edit</vt:lpwstr>
  </property>
  <property fmtid="{D5CDD505-2E9C-101B-9397-08002B2CF9AE}" pid="18" name="serverName">
    <vt:lpwstr>b360</vt:lpwstr>
  </property>
  <property fmtid="{D5CDD505-2E9C-101B-9397-08002B2CF9AE}" pid="19" name="protocol">
    <vt:lpwstr>off</vt:lpwstr>
  </property>
  <property fmtid="{D5CDD505-2E9C-101B-9397-08002B2CF9AE}" pid="20" name="site">
    <vt:lpwstr>/locator.aspx</vt:lpwstr>
  </property>
  <property fmtid="{D5CDD505-2E9C-101B-9397-08002B2CF9AE}" pid="21" name="externalUser">
    <vt:lpwstr/>
  </property>
  <property fmtid="{D5CDD505-2E9C-101B-9397-08002B2CF9AE}" pid="22" name="currentVerId">
    <vt:lpwstr>264884</vt:lpwstr>
  </property>
  <property fmtid="{D5CDD505-2E9C-101B-9397-08002B2CF9AE}" pid="23" name="filePath">
    <vt:lpwstr>C:\Windows\TEMP\Upload\</vt:lpwstr>
  </property>
  <property fmtid="{D5CDD505-2E9C-101B-9397-08002B2CF9AE}" pid="24" name="fileName">
    <vt:lpwstr>7d3eb26e-d8a2-4d4a-860a-e7ebde8e3d3e.DOCX</vt:lpwstr>
  </property>
  <property fmtid="{D5CDD505-2E9C-101B-9397-08002B2CF9AE}" pid="25" name="fileId">
    <vt:lpwstr>313810</vt:lpwstr>
  </property>
  <property fmtid="{D5CDD505-2E9C-101B-9397-08002B2CF9AE}" pid="26" name="Operation">
    <vt:lpwstr>OpenFile</vt:lpwstr>
  </property>
  <property fmtid="{D5CDD505-2E9C-101B-9397-08002B2CF9AE}" pid="27" name="ContentTypeId">
    <vt:lpwstr>0x010100FF54609A6281794AA2AB073669224464</vt:lpwstr>
  </property>
</Properties>
</file>