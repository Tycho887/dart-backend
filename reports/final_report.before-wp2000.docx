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F60CF26" w:rsidR="009C42C3" w:rsidRDefault="00E7286B">
      <w:pPr>
        <w:pStyle w:val="Heading1"/>
        <w:rPr>
          <w:sz w:val="32"/>
          <w:szCs w:val="32"/>
        </w:rPr>
      </w:pPr>
      <w:r>
        <w:t>Service Level Milestone 1</w:t>
      </w:r>
      <w:r w:rsidR="00167E78">
        <w:t xml:space="preserve"> – updated results</w:t>
      </w:r>
    </w:p>
    <w:p w14:paraId="00000002" w14:textId="77777777" w:rsidR="009C42C3" w:rsidRDefault="00E7286B">
      <w:pPr>
        <w:rPr>
          <w:sz w:val="20"/>
          <w:szCs w:val="20"/>
        </w:rPr>
      </w:pPr>
      <w:r>
        <w:rPr>
          <w:sz w:val="20"/>
          <w:szCs w:val="20"/>
        </w:rPr>
        <w:t>Launch Date: 3 May 2026, 12 AM PT.</w:t>
      </w:r>
    </w:p>
    <w:p w14:paraId="00000003" w14:textId="77777777" w:rsidR="009C42C3" w:rsidRDefault="00E7286B">
      <w:pPr>
        <w:rPr>
          <w:sz w:val="20"/>
          <w:szCs w:val="20"/>
        </w:rPr>
      </w:pPr>
      <w:r>
        <w:rPr>
          <w:sz w:val="20"/>
          <w:szCs w:val="20"/>
        </w:rPr>
        <w:t xml:space="preserve">Vehicle/Site: SpaceX Falcon 9 | Vandenberg Space Force Base, California </w:t>
      </w:r>
    </w:p>
    <w:p w14:paraId="00000004" w14:textId="77777777" w:rsidR="009C42C3" w:rsidRDefault="00E7286B">
      <w:pPr>
        <w:rPr>
          <w:sz w:val="20"/>
          <w:szCs w:val="20"/>
        </w:rPr>
      </w:pPr>
      <w:r>
        <w:rPr>
          <w:sz w:val="20"/>
          <w:szCs w:val="20"/>
        </w:rPr>
        <w:t>Mission: CAS500-2</w:t>
      </w:r>
    </w:p>
    <w:p w14:paraId="00000005" w14:textId="77777777" w:rsidR="009C42C3" w:rsidRDefault="00E7286B">
      <w:pPr>
        <w:rPr>
          <w:sz w:val="20"/>
          <w:szCs w:val="20"/>
        </w:rPr>
      </w:pPr>
      <w:r>
        <w:rPr>
          <w:sz w:val="20"/>
          <w:szCs w:val="20"/>
        </w:rPr>
        <w:t>Mission Objective</w:t>
      </w:r>
    </w:p>
    <w:p w14:paraId="00000006" w14:textId="77777777" w:rsidR="009C42C3" w:rsidRDefault="00E7286B">
      <w:pPr>
        <w:rPr>
          <w:sz w:val="20"/>
          <w:szCs w:val="20"/>
        </w:rPr>
      </w:pPr>
      <w:r>
        <w:rPr>
          <w:sz w:val="20"/>
          <w:szCs w:val="20"/>
        </w:rPr>
        <w:t xml:space="preserve">The primary goal of this campaign is to demonstrate KSAT SSA capabilities by achieving three core technical milestones as outlined in </w:t>
      </w:r>
      <w:r>
        <w:rPr>
          <w:rFonts w:ascii="Aptos" w:eastAsia="Aptos" w:hAnsi="Aptos" w:cs="Aptos"/>
          <w:sz w:val="20"/>
          <w:szCs w:val="20"/>
        </w:rPr>
        <w:t>ESA contract 4000151130.</w:t>
      </w:r>
    </w:p>
    <w:p w14:paraId="00000007" w14:textId="77777777" w:rsidR="009C42C3" w:rsidRDefault="00E7286B">
      <w:pPr>
        <w:numPr>
          <w:ilvl w:val="0"/>
          <w:numId w:val="10"/>
        </w:numPr>
        <w:pBdr>
          <w:top w:val="nil"/>
          <w:left w:val="nil"/>
          <w:bottom w:val="nil"/>
          <w:right w:val="nil"/>
          <w:between w:val="nil"/>
        </w:pBdr>
        <w:spacing w:line="278" w:lineRule="auto"/>
        <w:rPr>
          <w:color w:val="000000"/>
          <w:sz w:val="20"/>
          <w:szCs w:val="20"/>
        </w:rPr>
      </w:pPr>
      <w:r>
        <w:rPr>
          <w:color w:val="000000"/>
          <w:sz w:val="20"/>
          <w:szCs w:val="20"/>
        </w:rPr>
        <w:t>Frequency Identification: Detect center frequency for at least 1 payload (S-band or X-band).</w:t>
      </w:r>
    </w:p>
    <w:p w14:paraId="00000008" w14:textId="77777777" w:rsidR="009C42C3" w:rsidRDefault="00E7286B">
      <w:pPr>
        <w:numPr>
          <w:ilvl w:val="0"/>
          <w:numId w:val="10"/>
        </w:numPr>
        <w:pBdr>
          <w:top w:val="nil"/>
          <w:left w:val="nil"/>
          <w:bottom w:val="nil"/>
          <w:right w:val="nil"/>
          <w:between w:val="nil"/>
        </w:pBdr>
        <w:spacing w:line="278" w:lineRule="auto"/>
        <w:rPr>
          <w:color w:val="000000"/>
          <w:sz w:val="20"/>
          <w:szCs w:val="20"/>
        </w:rPr>
      </w:pPr>
      <w:r>
        <w:rPr>
          <w:color w:val="000000"/>
          <w:sz w:val="20"/>
          <w:szCs w:val="20"/>
        </w:rPr>
        <w:t>Rapid Orbit Determination (OD): Perform 1-way Doppler OD offline with first 3 hours of collected data.</w:t>
      </w:r>
    </w:p>
    <w:p w14:paraId="00000009" w14:textId="77777777" w:rsidR="009C42C3" w:rsidRDefault="00E7286B">
      <w:pPr>
        <w:numPr>
          <w:ilvl w:val="0"/>
          <w:numId w:val="10"/>
        </w:numPr>
        <w:pBdr>
          <w:top w:val="nil"/>
          <w:left w:val="nil"/>
          <w:bottom w:val="nil"/>
          <w:right w:val="nil"/>
          <w:between w:val="nil"/>
        </w:pBdr>
        <w:spacing w:after="160" w:line="278" w:lineRule="auto"/>
        <w:rPr>
          <w:color w:val="000000"/>
          <w:sz w:val="20"/>
          <w:szCs w:val="20"/>
        </w:rPr>
      </w:pPr>
      <w:r>
        <w:rPr>
          <w:color w:val="000000"/>
          <w:sz w:val="20"/>
          <w:szCs w:val="20"/>
        </w:rPr>
        <w:t>Precision Accuracy: Achieve a position error of &lt; 1 km (verified via ESA or on-board GPS).</w:t>
      </w:r>
    </w:p>
    <w:p w14:paraId="0000000A" w14:textId="77777777" w:rsidR="009C42C3" w:rsidRDefault="00E7286B">
      <w:pPr>
        <w:pStyle w:val="Heading1"/>
        <w:rPr>
          <w:sz w:val="32"/>
          <w:szCs w:val="32"/>
        </w:rPr>
      </w:pPr>
      <w:r>
        <w:rPr>
          <w:sz w:val="32"/>
          <w:szCs w:val="32"/>
        </w:rPr>
        <w:t>Work Package Summary</w:t>
      </w:r>
    </w:p>
    <w:p w14:paraId="0000000B" w14:textId="77777777" w:rsidR="009C42C3" w:rsidRDefault="00E7286B">
      <w:pPr>
        <w:rPr>
          <w:b/>
          <w:bCs/>
          <w:sz w:val="20"/>
          <w:szCs w:val="20"/>
        </w:rPr>
      </w:pPr>
      <w:r>
        <w:rPr>
          <w:b/>
          <w:bCs/>
          <w:sz w:val="20"/>
          <w:szCs w:val="20"/>
        </w:rPr>
        <w:t>WP2000: Orbit Determination</w:t>
      </w:r>
    </w:p>
    <w:p w14:paraId="0000000C" w14:textId="77777777" w:rsidR="009C42C3" w:rsidRDefault="00E7286B">
      <w:pPr>
        <w:rPr>
          <w:sz w:val="20"/>
          <w:szCs w:val="20"/>
        </w:rPr>
      </w:pPr>
      <w:r>
        <w:rPr>
          <w:sz w:val="20"/>
          <w:szCs w:val="20"/>
        </w:rPr>
        <w:t>Success Metrics: Latency: Solution available within 3 hours of pass.</w:t>
      </w:r>
    </w:p>
    <w:p w14:paraId="0000000D" w14:textId="77777777" w:rsidR="009C42C3" w:rsidRDefault="00E7286B">
      <w:pPr>
        <w:rPr>
          <w:sz w:val="20"/>
          <w:szCs w:val="20"/>
        </w:rPr>
      </w:pPr>
      <w:r>
        <w:rPr>
          <w:sz w:val="20"/>
          <w:szCs w:val="20"/>
        </w:rPr>
        <w:t>Accuracy: Position error &lt; 1 km.</w:t>
      </w:r>
    </w:p>
    <w:p w14:paraId="0000000E" w14:textId="77777777" w:rsidR="009C42C3" w:rsidRDefault="00E7286B">
      <w:pPr>
        <w:rPr>
          <w:sz w:val="20"/>
          <w:szCs w:val="20"/>
        </w:rPr>
      </w:pPr>
      <w:r>
        <w:rPr>
          <w:sz w:val="20"/>
          <w:szCs w:val="20"/>
        </w:rPr>
        <w:t>Deliverables: Orbit ephemeris (TLE), covariance, residuals, and processing logs.</w:t>
      </w:r>
    </w:p>
    <w:p w14:paraId="0000000F" w14:textId="77777777" w:rsidR="009C42C3" w:rsidRDefault="009C42C3">
      <w:pPr>
        <w:rPr>
          <w:sz w:val="20"/>
          <w:szCs w:val="20"/>
        </w:rPr>
      </w:pPr>
    </w:p>
    <w:p w14:paraId="00000010" w14:textId="77777777" w:rsidR="009C42C3" w:rsidRDefault="00E7286B">
      <w:pPr>
        <w:rPr>
          <w:b/>
          <w:bCs/>
          <w:sz w:val="20"/>
          <w:szCs w:val="20"/>
        </w:rPr>
      </w:pPr>
      <w:r>
        <w:rPr>
          <w:b/>
          <w:bCs/>
          <w:sz w:val="20"/>
          <w:szCs w:val="20"/>
        </w:rPr>
        <w:t>WP3000: Center Frequency Identification</w:t>
      </w:r>
    </w:p>
    <w:p w14:paraId="00000011" w14:textId="77777777" w:rsidR="009C42C3" w:rsidRDefault="2EDF9853" w:rsidP="722D6499">
      <w:pPr>
        <w:rPr>
          <w:sz w:val="20"/>
          <w:szCs w:val="20"/>
          <w:lang w:val="en-US"/>
        </w:rPr>
      </w:pPr>
      <w:r w:rsidRPr="722D6499">
        <w:rPr>
          <w:sz w:val="20"/>
          <w:szCs w:val="20"/>
          <w:lang w:val="en-US"/>
        </w:rPr>
        <w:t>Process: Utilize fixed pointing and Digital IF bandwidth monitoring (narrowband and wideband).</w:t>
      </w:r>
    </w:p>
    <w:p w14:paraId="00000012" w14:textId="77777777" w:rsidR="009C42C3" w:rsidRDefault="00E7286B">
      <w:pPr>
        <w:rPr>
          <w:sz w:val="20"/>
          <w:szCs w:val="20"/>
        </w:rPr>
      </w:pPr>
      <w:r>
        <w:rPr>
          <w:sz w:val="20"/>
          <w:szCs w:val="20"/>
        </w:rPr>
        <w:t>Success Metrics: Positive identification of at least one payload downlink.</w:t>
      </w:r>
    </w:p>
    <w:p w14:paraId="00000013" w14:textId="77777777" w:rsidR="009C42C3" w:rsidRDefault="00E7286B">
      <w:pPr>
        <w:rPr>
          <w:sz w:val="20"/>
          <w:szCs w:val="20"/>
        </w:rPr>
      </w:pPr>
      <w:r>
        <w:rPr>
          <w:sz w:val="20"/>
          <w:szCs w:val="20"/>
        </w:rPr>
        <w:t>Deliverables: Frequency estimate and IQ spectral plots.</w:t>
      </w:r>
    </w:p>
    <w:p w14:paraId="00000014" w14:textId="77777777" w:rsidR="009C42C3" w:rsidRDefault="00E7286B">
      <w:pPr>
        <w:pStyle w:val="Heading1"/>
      </w:pPr>
      <w:r>
        <w:t>Operational Timeline</w:t>
      </w:r>
    </w:p>
    <w:p w14:paraId="00000015" w14:textId="77777777" w:rsidR="009C42C3" w:rsidRDefault="2EDF9853" w:rsidP="722D6499">
      <w:pPr>
        <w:rPr>
          <w:sz w:val="20"/>
          <w:szCs w:val="20"/>
          <w:lang w:val="en-US"/>
        </w:rPr>
      </w:pPr>
      <w:r w:rsidRPr="722D6499">
        <w:rPr>
          <w:sz w:val="20"/>
          <w:szCs w:val="20"/>
          <w:lang w:val="en-US"/>
        </w:rPr>
        <w:t>Pre-Launch: Finalize payload authorizations, expected frequency ranges, and station readiness.</w:t>
      </w:r>
    </w:p>
    <w:p w14:paraId="00000016" w14:textId="77777777" w:rsidR="009C42C3" w:rsidRDefault="00E7286B">
      <w:pPr>
        <w:rPr>
          <w:sz w:val="20"/>
          <w:szCs w:val="20"/>
        </w:rPr>
      </w:pPr>
      <w:r>
        <w:rPr>
          <w:sz w:val="20"/>
          <w:szCs w:val="20"/>
        </w:rPr>
        <w:t>LEOP Day (Priority Window): 3-hour data window for IF/IQ and Doppler data capture.</w:t>
      </w:r>
    </w:p>
    <w:p w14:paraId="00000017" w14:textId="77777777" w:rsidR="009C42C3" w:rsidRDefault="00E7286B">
      <w:pPr>
        <w:rPr>
          <w:sz w:val="20"/>
          <w:szCs w:val="20"/>
        </w:rPr>
      </w:pPr>
      <w:r>
        <w:rPr>
          <w:sz w:val="20"/>
          <w:szCs w:val="20"/>
        </w:rPr>
        <w:t>Refinement (T+1 week): Delivery of refined OD and comprehensive final report.</w:t>
      </w:r>
    </w:p>
    <w:p w14:paraId="00000018" w14:textId="77777777" w:rsidR="009C42C3" w:rsidRDefault="009C42C3">
      <w:pPr>
        <w:rPr>
          <w:sz w:val="20"/>
          <w:szCs w:val="20"/>
        </w:rPr>
      </w:pPr>
    </w:p>
    <w:p w14:paraId="00000019" w14:textId="77777777" w:rsidR="009C42C3" w:rsidRDefault="00E7286B">
      <w:pPr>
        <w:pStyle w:val="Heading1"/>
        <w:rPr>
          <w:sz w:val="32"/>
          <w:szCs w:val="32"/>
        </w:rPr>
      </w:pPr>
      <w:bookmarkStart w:id="0" w:name="_heading=h.bsj62m2u0r54" w:colFirst="0" w:colLast="0"/>
      <w:bookmarkEnd w:id="0"/>
      <w:r>
        <w:rPr>
          <w:sz w:val="32"/>
          <w:szCs w:val="32"/>
        </w:rPr>
        <w:t>WP2000 - Results</w:t>
      </w:r>
    </w:p>
    <w:p w14:paraId="0000001A" w14:textId="77777777" w:rsidR="009C42C3" w:rsidRDefault="2EDF9853" w:rsidP="722D6499">
      <w:pPr>
        <w:spacing w:before="240" w:after="240" w:line="276" w:lineRule="auto"/>
        <w:rPr>
          <w:sz w:val="20"/>
          <w:szCs w:val="20"/>
          <w:lang w:val="en-US"/>
        </w:rPr>
      </w:pPr>
      <w:r w:rsidRPr="722D6499">
        <w:rPr>
          <w:sz w:val="20"/>
          <w:szCs w:val="20"/>
          <w:lang w:val="en-US"/>
        </w:rPr>
        <w:t>This report details an experiment to verify the performance of the DART passive-RF orbit determination (OD) program. The experiment analyzed four Ororatech satellites released during the CAS500-2 mission on May 3, 2026. Initial analysis proved difficult because the Doppler readings contained high non-Gaussian noise. Burst-radios on the four spacecraft were determined to have caused this noise.</w:t>
      </w:r>
    </w:p>
    <w:p w14:paraId="0000001B" w14:textId="77777777" w:rsidR="009C42C3" w:rsidRDefault="2EDF9853" w:rsidP="722D6499">
      <w:pPr>
        <w:spacing w:before="240" w:after="240" w:line="276" w:lineRule="auto"/>
        <w:rPr>
          <w:sz w:val="20"/>
          <w:szCs w:val="20"/>
          <w:lang w:val="en-US"/>
        </w:rPr>
      </w:pPr>
      <w:r w:rsidRPr="722D6499">
        <w:rPr>
          <w:sz w:val="20"/>
          <w:szCs w:val="20"/>
          <w:lang w:val="en-US"/>
        </w:rPr>
        <w:t>This section explains the noise characterization and the software corrections. The results demonstrate that the system achieves single-pass accuracies of &lt; 1 km relative to GPS. Post-pass gating identifies these correct fits.</w:t>
      </w:r>
    </w:p>
    <w:p w14:paraId="0000001C" w14:textId="77777777" w:rsidR="009C42C3" w:rsidRDefault="009C42C3">
      <w:pPr>
        <w:spacing w:before="240" w:after="240" w:line="276" w:lineRule="auto"/>
        <w:rPr>
          <w:sz w:val="20"/>
          <w:szCs w:val="20"/>
        </w:rPr>
      </w:pPr>
    </w:p>
    <w:p w14:paraId="0000001D" w14:textId="77777777" w:rsidR="009C42C3" w:rsidRDefault="2EDF9853" w:rsidP="722D6499">
      <w:pPr>
        <w:pStyle w:val="Heading1"/>
        <w:spacing w:before="360" w:after="120" w:line="276" w:lineRule="auto"/>
        <w:rPr>
          <w:rFonts w:ascii="Arial" w:eastAsia="Arial" w:hAnsi="Arial" w:cs="Arial"/>
          <w:sz w:val="22"/>
          <w:szCs w:val="22"/>
          <w:lang w:val="en-US"/>
        </w:rPr>
      </w:pPr>
      <w:bookmarkStart w:id="1" w:name="_heading=h.ebdcoiml58hm"/>
      <w:bookmarkEnd w:id="1"/>
      <w:r w:rsidRPr="722D6499">
        <w:rPr>
          <w:lang w:val="en-US"/>
        </w:rPr>
        <w:t>Noise Characterisation for Burst-Radio Passive RF</w:t>
      </w:r>
    </w:p>
    <w:p w14:paraId="0000001E" w14:textId="2F2F6766" w:rsidR="009C42C3" w:rsidRDefault="00C902E7" w:rsidP="722D6499">
      <w:pPr>
        <w:spacing w:before="240" w:after="240" w:line="276" w:lineRule="auto"/>
        <w:rPr>
          <w:sz w:val="20"/>
          <w:szCs w:val="20"/>
          <w:lang w:val="en-US"/>
        </w:rPr>
      </w:pPr>
      <w:r>
        <w:rPr>
          <w:sz w:val="20"/>
          <w:szCs w:val="20"/>
          <w:lang w:val="en-US"/>
        </w:rPr>
        <w:t xml:space="preserve">For orbit determination based on normalized telemetry metrics, </w:t>
      </w:r>
      <w:r w:rsidR="00B4278C">
        <w:rPr>
          <w:sz w:val="20"/>
          <w:szCs w:val="20"/>
          <w:lang w:val="en-US"/>
        </w:rPr>
        <w:t xml:space="preserve">the DART tool was developed internally at KSAT. </w:t>
      </w:r>
      <w:r w:rsidR="2EDF9853" w:rsidRPr="722D6499">
        <w:rPr>
          <w:sz w:val="20"/>
          <w:szCs w:val="20"/>
          <w:lang w:val="en-US"/>
        </w:rPr>
        <w:t xml:space="preserve">Previous </w:t>
      </w:r>
      <w:commentRangeStart w:id="2"/>
      <w:r w:rsidR="2EDF9853" w:rsidRPr="722D6499">
        <w:rPr>
          <w:sz w:val="20"/>
          <w:szCs w:val="20"/>
          <w:lang w:val="en-US"/>
        </w:rPr>
        <w:t xml:space="preserve">DART </w:t>
      </w:r>
      <w:commentRangeEnd w:id="2"/>
      <w:r w:rsidR="2EDF9853" w:rsidRPr="722D6499">
        <w:rPr>
          <w:rStyle w:val="CommentReference"/>
          <w:sz w:val="20"/>
          <w:szCs w:val="20"/>
          <w:lang w:val="en-US"/>
        </w:rPr>
        <w:commentReference w:id="2"/>
      </w:r>
      <w:r w:rsidR="2EDF9853" w:rsidRPr="722D6499">
        <w:rPr>
          <w:sz w:val="20"/>
          <w:szCs w:val="20"/>
          <w:lang w:val="en-US"/>
        </w:rPr>
        <w:t>versions assumed that the residual distribution followed a white-noise sequence (a Gaussian distribution). With an assumed sensor noise of approximately 10 Hz, the software used this distribution to gate the root mean square error (RMSE) values for the residuals. The software identifies a fit as correct if the RMSE is &lt; 10 Hz. Burst-radio configurations make this simple gating procedure impossible.</w:t>
      </w:r>
    </w:p>
    <w:p w14:paraId="0000001F" w14:textId="77777777" w:rsidR="009C42C3" w:rsidRDefault="2EDF9853" w:rsidP="722D6499">
      <w:pPr>
        <w:spacing w:before="240" w:after="240" w:line="276" w:lineRule="auto"/>
        <w:rPr>
          <w:sz w:val="20"/>
          <w:szCs w:val="20"/>
          <w:lang w:val="en-US"/>
        </w:rPr>
      </w:pPr>
      <w:r w:rsidRPr="722D6499">
        <w:rPr>
          <w:sz w:val="20"/>
          <w:szCs w:val="20"/>
          <w:lang w:val="en-US"/>
        </w:rPr>
        <w:t>Initial experiments assumed a noise distribution containing a Gaussian and an overlapping Laplacian. Past procedures used this assumption to handle outliers. With this assumption, a Huber-based loss function is mathematically sufficient to perform optimal least-squares (LS) regression. This method did not achieve the expected results, which prevented data analysis during the first day.</w:t>
      </w:r>
    </w:p>
    <w:p w14:paraId="00000020" w14:textId="77777777" w:rsidR="009C42C3" w:rsidRDefault="00E7286B">
      <w:pPr>
        <w:spacing w:before="240" w:after="240" w:line="276" w:lineRule="auto"/>
        <w:rPr>
          <w:sz w:val="20"/>
          <w:szCs w:val="20"/>
        </w:rPr>
      </w:pPr>
      <w:r>
        <w:rPr>
          <w:sz w:val="20"/>
          <w:szCs w:val="20"/>
        </w:rPr>
        <w:t>To solve this, the procedure changed to the following steps:</w:t>
      </w:r>
      <w:r>
        <w:rPr>
          <w:noProof/>
        </w:rPr>
        <w:drawing>
          <wp:anchor distT="114300" distB="114300" distL="114300" distR="114300" simplePos="0" relativeHeight="251658240" behindDoc="0" locked="0" layoutInCell="1" hidden="0" allowOverlap="1" wp14:anchorId="00060671" wp14:editId="0231CCB6">
            <wp:simplePos x="0" y="0"/>
            <wp:positionH relativeFrom="column">
              <wp:posOffset>801850</wp:posOffset>
            </wp:positionH>
            <wp:positionV relativeFrom="paragraph">
              <wp:posOffset>220838</wp:posOffset>
            </wp:positionV>
            <wp:extent cx="4694873" cy="3649834"/>
            <wp:effectExtent l="0" t="0" r="0" b="0"/>
            <wp:wrapTopAndBottom distT="114300" distB="114300"/>
            <wp:docPr id="19172984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35384"/>
                    <a:stretch>
                      <a:fillRect/>
                    </a:stretch>
                  </pic:blipFill>
                  <pic:spPr>
                    <a:xfrm>
                      <a:off x="0" y="0"/>
                      <a:ext cx="4694873" cy="3649834"/>
                    </a:xfrm>
                    <a:prstGeom prst="rect">
                      <a:avLst/>
                    </a:prstGeom>
                    <a:ln/>
                  </pic:spPr>
                </pic:pic>
              </a:graphicData>
            </a:graphic>
          </wp:anchor>
        </w:drawing>
      </w:r>
    </w:p>
    <w:p w14:paraId="00000021" w14:textId="77777777" w:rsidR="009C42C3" w:rsidRDefault="00E7286B">
      <w:pPr>
        <w:numPr>
          <w:ilvl w:val="0"/>
          <w:numId w:val="12"/>
        </w:numPr>
        <w:spacing w:before="240" w:line="276" w:lineRule="auto"/>
        <w:rPr>
          <w:sz w:val="20"/>
          <w:szCs w:val="20"/>
        </w:rPr>
      </w:pPr>
      <w:r>
        <w:rPr>
          <w:sz w:val="20"/>
          <w:szCs w:val="20"/>
        </w:rPr>
        <w:t xml:space="preserve">Limit degrees of freedom to only along-track (Mean-Anomaly) corrections. </w:t>
      </w:r>
    </w:p>
    <w:p w14:paraId="00000022" w14:textId="77777777" w:rsidR="009C42C3" w:rsidRDefault="00E7286B">
      <w:pPr>
        <w:numPr>
          <w:ilvl w:val="0"/>
          <w:numId w:val="12"/>
        </w:numPr>
        <w:spacing w:line="276" w:lineRule="auto"/>
        <w:rPr>
          <w:sz w:val="20"/>
          <w:szCs w:val="20"/>
        </w:rPr>
      </w:pPr>
      <w:r>
        <w:rPr>
          <w:sz w:val="20"/>
          <w:szCs w:val="20"/>
        </w:rPr>
        <w:t>Apply a Huber-based loss function to fit each pass.</w:t>
      </w:r>
    </w:p>
    <w:p w14:paraId="00000023" w14:textId="77777777" w:rsidR="009C42C3" w:rsidRDefault="00E7286B">
      <w:pPr>
        <w:numPr>
          <w:ilvl w:val="0"/>
          <w:numId w:val="12"/>
        </w:numPr>
        <w:spacing w:line="276" w:lineRule="auto"/>
        <w:rPr>
          <w:sz w:val="20"/>
          <w:szCs w:val="20"/>
        </w:rPr>
      </w:pPr>
      <w:r>
        <w:rPr>
          <w:sz w:val="20"/>
          <w:szCs w:val="20"/>
        </w:rPr>
        <w:t>Store the residuals.</w:t>
      </w:r>
    </w:p>
    <w:p w14:paraId="00000024" w14:textId="77777777" w:rsidR="009C42C3" w:rsidRDefault="00E7286B">
      <w:pPr>
        <w:numPr>
          <w:ilvl w:val="0"/>
          <w:numId w:val="12"/>
        </w:numPr>
        <w:spacing w:after="240" w:line="276" w:lineRule="auto"/>
        <w:rPr>
          <w:sz w:val="20"/>
          <w:szCs w:val="20"/>
        </w:rPr>
      </w:pPr>
      <w:r>
        <w:rPr>
          <w:sz w:val="20"/>
          <w:szCs w:val="20"/>
        </w:rPr>
        <w:t>Use Gaussian-Mixture-Models (GMM) to fit a dual set of overlapping Gaussians to the data.</w:t>
      </w:r>
    </w:p>
    <w:p w14:paraId="00000025" w14:textId="77777777" w:rsidR="009C42C3" w:rsidRDefault="2EDF9853" w:rsidP="722D6499">
      <w:pPr>
        <w:spacing w:before="240" w:after="240" w:line="276" w:lineRule="auto"/>
        <w:rPr>
          <w:sz w:val="20"/>
          <w:szCs w:val="20"/>
          <w:lang w:val="en-US"/>
        </w:rPr>
      </w:pPr>
      <w:r w:rsidRPr="722D6499">
        <w:rPr>
          <w:sz w:val="20"/>
          <w:szCs w:val="20"/>
          <w:lang w:val="en-US"/>
        </w:rPr>
        <w:t>This procedure used a dataset of hundreds of subsequent passes from the four satellites. The output is a two-dimensional distribution of fits (refer to the typical noise figure).</w:t>
      </w:r>
    </w:p>
    <w:p w14:paraId="00000026" w14:textId="77777777" w:rsidR="009C42C3" w:rsidRDefault="009C42C3">
      <w:pPr>
        <w:spacing w:line="276" w:lineRule="auto"/>
        <w:rPr>
          <w:rFonts w:ascii="Arial" w:eastAsia="Arial" w:hAnsi="Arial" w:cs="Arial"/>
          <w:sz w:val="22"/>
          <w:szCs w:val="22"/>
        </w:rPr>
      </w:pPr>
    </w:p>
    <w:p w14:paraId="00000027" w14:textId="77777777" w:rsidR="009C42C3" w:rsidRDefault="009C42C3">
      <w:pPr>
        <w:spacing w:line="276" w:lineRule="auto"/>
        <w:rPr>
          <w:rFonts w:ascii="Arial" w:eastAsia="Arial" w:hAnsi="Arial" w:cs="Arial"/>
          <w:sz w:val="22"/>
          <w:szCs w:val="22"/>
        </w:rPr>
      </w:pPr>
    </w:p>
    <w:p w14:paraId="00000028" w14:textId="77777777" w:rsidR="009C42C3" w:rsidRDefault="009C42C3">
      <w:pPr>
        <w:spacing w:line="276" w:lineRule="auto"/>
        <w:rPr>
          <w:rFonts w:ascii="Arial" w:eastAsia="Arial" w:hAnsi="Arial" w:cs="Arial"/>
          <w:sz w:val="22"/>
          <w:szCs w:val="22"/>
        </w:rPr>
      </w:pPr>
    </w:p>
    <w:p w14:paraId="00000029" w14:textId="77777777" w:rsidR="009C42C3" w:rsidRDefault="009C42C3">
      <w:pPr>
        <w:spacing w:line="276" w:lineRule="auto"/>
        <w:rPr>
          <w:rFonts w:ascii="Arial" w:eastAsia="Arial" w:hAnsi="Arial" w:cs="Arial"/>
          <w:sz w:val="22"/>
          <w:szCs w:val="22"/>
        </w:rPr>
      </w:pPr>
    </w:p>
    <w:p w14:paraId="0000002A" w14:textId="77777777" w:rsidR="009C42C3" w:rsidRDefault="00E7286B">
      <w:pPr>
        <w:pStyle w:val="Heading2"/>
        <w:spacing w:line="276" w:lineRule="auto"/>
      </w:pPr>
      <w:bookmarkStart w:id="3" w:name="_heading=h.q9diy42tdxgn" w:colFirst="0" w:colLast="0"/>
      <w:bookmarkEnd w:id="3"/>
      <w:r>
        <w:t>Data Clustering and Distribution</w:t>
      </w:r>
    </w:p>
    <w:p w14:paraId="0000002B" w14:textId="77777777" w:rsidR="009C42C3" w:rsidRDefault="009C42C3"/>
    <w:p w14:paraId="0000002C" w14:textId="77777777" w:rsidR="009C42C3" w:rsidRDefault="00E7286B">
      <w:pPr>
        <w:spacing w:before="240" w:after="240"/>
        <w:rPr>
          <w:sz w:val="20"/>
          <w:szCs w:val="20"/>
        </w:rPr>
      </w:pPr>
      <w:r>
        <w:rPr>
          <w:sz w:val="20"/>
          <w:szCs w:val="20"/>
        </w:rPr>
        <w:t>The system then used the DBSCAN clustering algorithm to estimate the underlying distribution. The data shows two clear clusters. This result proves that burst-radio Doppler follows a GMM distribution, not a Gaussian and Laplacian distribution.</w:t>
      </w:r>
    </w:p>
    <w:p w14:paraId="0000002D" w14:textId="77777777" w:rsidR="009C42C3" w:rsidRDefault="2EDF9853" w:rsidP="722D6499">
      <w:pPr>
        <w:spacing w:before="240" w:after="240"/>
        <w:rPr>
          <w:sz w:val="20"/>
          <w:szCs w:val="20"/>
          <w:lang w:val="en-US"/>
        </w:rPr>
      </w:pPr>
      <w:r w:rsidRPr="722D6499">
        <w:rPr>
          <w:sz w:val="20"/>
          <w:szCs w:val="20"/>
          <w:lang w:val="en-US"/>
        </w:rPr>
        <w:t>The larger residual archive contained 817 retained components from 527 contacts. The DBSCAN algorithm divided these components into three categories:</w:t>
      </w:r>
      <w:r w:rsidR="00E7286B">
        <w:rPr>
          <w:noProof/>
        </w:rPr>
        <w:drawing>
          <wp:anchor distT="342900" distB="342900" distL="342900" distR="342900" simplePos="0" relativeHeight="251658241" behindDoc="0" locked="0" layoutInCell="1" hidden="0" allowOverlap="1" wp14:anchorId="4B871A4F" wp14:editId="19091A6A">
            <wp:simplePos x="0" y="0"/>
            <wp:positionH relativeFrom="column">
              <wp:posOffset>930438</wp:posOffset>
            </wp:positionH>
            <wp:positionV relativeFrom="paragraph">
              <wp:posOffset>803970</wp:posOffset>
            </wp:positionV>
            <wp:extent cx="4440396" cy="3108277"/>
            <wp:effectExtent l="0" t="0" r="0" b="0"/>
            <wp:wrapTopAndBottom distT="342900" distB="342900"/>
            <wp:docPr id="1917298418" name="image2.png" descr="Figure 3. DBSCAN groups the retained GMM components by average and standard deviation. Stars show group centres. Grey crosses are ungrouped components."/>
            <wp:cNvGraphicFramePr/>
            <a:graphic xmlns:a="http://schemas.openxmlformats.org/drawingml/2006/main">
              <a:graphicData uri="http://schemas.openxmlformats.org/drawingml/2006/picture">
                <pic:pic xmlns:pic="http://schemas.openxmlformats.org/drawingml/2006/picture">
                  <pic:nvPicPr>
                    <pic:cNvPr id="0" name="image2.png" descr="Figure 3. DBSCAN groups the retained GMM components by average and standard deviation. Stars show group centres. Grey crosses are ungrouped components."/>
                    <pic:cNvPicPr preferRelativeResize="0"/>
                  </pic:nvPicPr>
                  <pic:blipFill>
                    <a:blip r:embed="rId13"/>
                    <a:srcRect/>
                    <a:stretch>
                      <a:fillRect/>
                    </a:stretch>
                  </pic:blipFill>
                  <pic:spPr>
                    <a:xfrm>
                      <a:off x="0" y="0"/>
                      <a:ext cx="4440396" cy="3108277"/>
                    </a:xfrm>
                    <a:prstGeom prst="rect">
                      <a:avLst/>
                    </a:prstGeom>
                    <a:ln/>
                  </pic:spPr>
                </pic:pic>
              </a:graphicData>
            </a:graphic>
          </wp:anchor>
        </w:drawing>
      </w:r>
    </w:p>
    <w:p w14:paraId="0000002E" w14:textId="77777777" w:rsidR="009C42C3" w:rsidRDefault="2EDF9853" w:rsidP="722D6499">
      <w:pPr>
        <w:numPr>
          <w:ilvl w:val="0"/>
          <w:numId w:val="8"/>
        </w:numPr>
        <w:spacing w:before="240"/>
        <w:rPr>
          <w:sz w:val="20"/>
          <w:szCs w:val="20"/>
          <w:lang w:val="en-US"/>
        </w:rPr>
      </w:pPr>
      <w:r w:rsidRPr="722D6499">
        <w:rPr>
          <w:b/>
          <w:bCs/>
          <w:sz w:val="20"/>
          <w:szCs w:val="20"/>
          <w:lang w:val="en-US"/>
        </w:rPr>
        <w:t>Narrow Group (685 components):</w:t>
      </w:r>
      <w:r w:rsidRPr="722D6499">
        <w:rPr>
          <w:sz w:val="20"/>
          <w:szCs w:val="20"/>
          <w:lang w:val="en-US"/>
        </w:rPr>
        <w:t xml:space="preserve"> Average offset of -180.55 Hz and an average standard deviation of 351.24 Hz. This group represents the expected performance on normal passes.</w:t>
      </w:r>
    </w:p>
    <w:p w14:paraId="0000002F" w14:textId="77777777" w:rsidR="009C42C3" w:rsidRDefault="2EDF9853" w:rsidP="722D6499">
      <w:pPr>
        <w:numPr>
          <w:ilvl w:val="0"/>
          <w:numId w:val="8"/>
        </w:numPr>
        <w:rPr>
          <w:sz w:val="20"/>
          <w:szCs w:val="20"/>
          <w:lang w:val="en-US"/>
        </w:rPr>
      </w:pPr>
      <w:r w:rsidRPr="722D6499">
        <w:rPr>
          <w:b/>
          <w:bCs/>
          <w:sz w:val="20"/>
          <w:szCs w:val="20"/>
          <w:lang w:val="en-US"/>
        </w:rPr>
        <w:t>Broad Group (78 components):</w:t>
      </w:r>
      <w:r w:rsidRPr="722D6499">
        <w:rPr>
          <w:sz w:val="20"/>
          <w:szCs w:val="20"/>
          <w:lang w:val="en-US"/>
        </w:rPr>
        <w:t xml:space="preserve"> Average offset of +654.08 Hz and an average standard deviation of 29,770.65 Hz. This group represents the outlier distribution caused by short contacts with the KSAT Lite backend hardware.</w:t>
      </w:r>
    </w:p>
    <w:p w14:paraId="00000030" w14:textId="77777777" w:rsidR="009C42C3" w:rsidRDefault="00E7286B">
      <w:pPr>
        <w:numPr>
          <w:ilvl w:val="0"/>
          <w:numId w:val="8"/>
        </w:numPr>
        <w:spacing w:after="240"/>
        <w:rPr>
          <w:sz w:val="20"/>
          <w:szCs w:val="20"/>
        </w:rPr>
      </w:pPr>
      <w:r>
        <w:rPr>
          <w:b/>
          <w:bCs/>
          <w:sz w:val="20"/>
          <w:szCs w:val="20"/>
        </w:rPr>
        <w:t>Ungrouped:</w:t>
      </w:r>
      <w:r>
        <w:rPr>
          <w:sz w:val="20"/>
          <w:szCs w:val="20"/>
        </w:rPr>
        <w:t xml:space="preserve"> 54 components did not fit into a cluster.</w:t>
      </w:r>
    </w:p>
    <w:p w14:paraId="00000031" w14:textId="77777777" w:rsidR="009C42C3" w:rsidRDefault="009C42C3"/>
    <w:p w14:paraId="00000032" w14:textId="77777777" w:rsidR="009C42C3" w:rsidRDefault="00E7286B">
      <w:pPr>
        <w:pStyle w:val="Heading2"/>
      </w:pPr>
      <w:bookmarkStart w:id="4" w:name="_heading=h.8ny7h34s0mrp" w:colFirst="0" w:colLast="0"/>
      <w:bookmarkEnd w:id="4"/>
      <w:r>
        <w:t>Meta-Parameter Tuning</w:t>
      </w:r>
    </w:p>
    <w:p w14:paraId="00000033" w14:textId="77777777" w:rsidR="009C42C3" w:rsidRDefault="009C42C3">
      <w:pPr>
        <w:rPr>
          <w:sz w:val="20"/>
          <w:szCs w:val="20"/>
        </w:rPr>
      </w:pPr>
    </w:p>
    <w:p w14:paraId="00000034" w14:textId="77777777" w:rsidR="009C42C3" w:rsidRDefault="2EDF9853" w:rsidP="722D6499">
      <w:pPr>
        <w:spacing w:before="240" w:after="240"/>
        <w:rPr>
          <w:sz w:val="20"/>
          <w:szCs w:val="20"/>
          <w:lang w:val="en-US"/>
        </w:rPr>
      </w:pPr>
      <w:r w:rsidRPr="722D6499">
        <w:rPr>
          <w:sz w:val="20"/>
          <w:szCs w:val="20"/>
          <w:lang w:val="en-US"/>
        </w:rPr>
        <w:t>GMM distributions require a loss function that permits heavy tails in the dataset. Ororatech provided GPS-referenced Two-Line Elements (TLEs). The study used these TLEs to establish a baseline performance metric for meta-parameter tuning.</w:t>
      </w:r>
    </w:p>
    <w:p w14:paraId="00000035" w14:textId="74562FC9" w:rsidR="009C42C3" w:rsidRDefault="2EDF9853" w:rsidP="722D6499">
      <w:pPr>
        <w:spacing w:before="240" w:after="240"/>
        <w:rPr>
          <w:sz w:val="20"/>
          <w:szCs w:val="20"/>
          <w:lang w:val="en-US"/>
        </w:rPr>
      </w:pPr>
      <w:r w:rsidRPr="722D6499">
        <w:rPr>
          <w:sz w:val="20"/>
          <w:szCs w:val="20"/>
          <w:lang w:val="en-US"/>
        </w:rPr>
        <w:t>The objective of the meta-optimization is to find optimizer parameters that make the generated TLE match the GPS-referenced TLE. This method iteratively tunes the optimizer parameters to correct for the specific GMM noise distribution. The tuning procedure used the Optuna Python module, and the SciPy LeastSquares function served as the optimizer.</w:t>
      </w:r>
    </w:p>
    <w:p w14:paraId="00000036" w14:textId="77777777" w:rsidR="009C42C3" w:rsidRDefault="00E7286B">
      <w:pPr>
        <w:pStyle w:val="Heading2"/>
      </w:pPr>
      <w:bookmarkStart w:id="5" w:name="_heading=h.bxhlp0wtx9s6" w:colFirst="0" w:colLast="0"/>
      <w:bookmarkEnd w:id="5"/>
      <w:r>
        <w:t>Reproducibility Settings and Final Gates</w:t>
      </w:r>
    </w:p>
    <w:p w14:paraId="00000037" w14:textId="77777777" w:rsidR="009C42C3" w:rsidRDefault="009C42C3">
      <w:pPr>
        <w:rPr>
          <w:sz w:val="20"/>
          <w:szCs w:val="20"/>
        </w:rPr>
      </w:pPr>
    </w:p>
    <w:p w14:paraId="00000038" w14:textId="37534454" w:rsidR="009C42C3" w:rsidRDefault="66DA109D" w:rsidP="722D6499">
      <w:pPr>
        <w:spacing w:after="240" w:line="276" w:lineRule="auto"/>
        <w:rPr>
          <w:sz w:val="20"/>
          <w:szCs w:val="20"/>
          <w:lang w:val="en-US"/>
        </w:rPr>
      </w:pPr>
      <w:r w:rsidRPr="61F928C2">
        <w:rPr>
          <w:sz w:val="20"/>
          <w:szCs w:val="20"/>
          <w:lang w:val="en-US"/>
        </w:rPr>
        <w:t xml:space="preserve">The final system parameters required to reproduce the optimized results are detailed below. A pass is only valid if it passes all criteria in the Final Gates </w:t>
      </w:r>
      <w:commentRangeStart w:id="6"/>
      <w:commentRangeStart w:id="7"/>
      <w:r w:rsidRPr="61F928C2">
        <w:rPr>
          <w:sz w:val="20"/>
          <w:szCs w:val="20"/>
          <w:lang w:val="en-US"/>
        </w:rPr>
        <w:t>category</w:t>
      </w:r>
      <w:commentRangeEnd w:id="6"/>
      <w:r w:rsidR="2EDF9853" w:rsidRPr="61F928C2">
        <w:rPr>
          <w:rStyle w:val="CommentReference"/>
          <w:sz w:val="20"/>
          <w:szCs w:val="20"/>
          <w:lang w:val="en-US"/>
        </w:rPr>
        <w:commentReference w:id="6"/>
      </w:r>
      <w:commentRangeEnd w:id="7"/>
      <w:r w:rsidR="2EDF9853" w:rsidRPr="61F928C2">
        <w:rPr>
          <w:rStyle w:val="CommentReference"/>
          <w:sz w:val="20"/>
          <w:szCs w:val="20"/>
          <w:lang w:val="en-US"/>
        </w:rPr>
        <w:commentReference w:id="7"/>
      </w:r>
      <w:r w:rsidRPr="61F928C2">
        <w:rPr>
          <w:sz w:val="20"/>
          <w:szCs w:val="20"/>
          <w:lang w:val="en-US"/>
        </w:rPr>
        <w:t>.</w:t>
      </w:r>
      <w:r w:rsidR="3D1731BC" w:rsidRPr="61F928C2">
        <w:rPr>
          <w:sz w:val="20"/>
          <w:szCs w:val="20"/>
          <w:lang w:val="en-US"/>
        </w:rPr>
        <w:t xml:space="preserve"> </w:t>
      </w:r>
      <w:r w:rsidR="3D1731BC" w:rsidRPr="66AECB2B">
        <w:rPr>
          <w:sz w:val="20"/>
          <w:szCs w:val="20"/>
          <w:lang w:val="en-US"/>
        </w:rPr>
        <w:t xml:space="preserve"> </w:t>
      </w:r>
    </w:p>
    <w:p w14:paraId="00000039" w14:textId="77777777" w:rsidR="009C42C3" w:rsidRDefault="009C42C3">
      <w:pPr>
        <w:spacing w:line="276" w:lineRule="auto"/>
      </w:pPr>
    </w:p>
    <w:tbl>
      <w:tblPr>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6510"/>
      </w:tblGrid>
      <w:tr w:rsidR="009C42C3" w14:paraId="69E1453D" w14:textId="77777777" w:rsidTr="722D6499">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3A" w14:textId="2355B16F" w:rsidR="009C42C3" w:rsidRDefault="00E7286B">
            <w:pPr>
              <w:spacing w:after="480" w:line="276" w:lineRule="auto"/>
              <w:rPr>
                <w:sz w:val="20"/>
                <w:szCs w:val="20"/>
              </w:rPr>
            </w:pPr>
            <w:r>
              <w:rPr>
                <w:b/>
                <w:bCs/>
                <w:sz w:val="20"/>
                <w:szCs w:val="20"/>
              </w:rPr>
              <w:t>Parameter Category</w:t>
            </w:r>
          </w:p>
        </w:tc>
        <w:tc>
          <w:tcPr>
            <w:tcW w:w="6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3B" w14:textId="77777777" w:rsidR="009C42C3" w:rsidRDefault="00E7286B">
            <w:pPr>
              <w:spacing w:after="480" w:line="276" w:lineRule="auto"/>
              <w:rPr>
                <w:sz w:val="20"/>
                <w:szCs w:val="20"/>
              </w:rPr>
            </w:pPr>
            <w:r>
              <w:rPr>
                <w:b/>
                <w:bCs/>
                <w:sz w:val="20"/>
                <w:szCs w:val="20"/>
              </w:rPr>
              <w:t>Settings</w:t>
            </w:r>
          </w:p>
        </w:tc>
      </w:tr>
      <w:tr w:rsidR="009C42C3" w14:paraId="022A2448" w14:textId="77777777" w:rsidTr="722D6499">
        <w:trPr>
          <w:trHeight w:val="1247"/>
        </w:trPr>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3C" w14:textId="77777777" w:rsidR="009C42C3" w:rsidRDefault="00E7286B">
            <w:pPr>
              <w:spacing w:after="480" w:line="276" w:lineRule="auto"/>
              <w:rPr>
                <w:sz w:val="20"/>
                <w:szCs w:val="20"/>
              </w:rPr>
            </w:pPr>
            <w:r>
              <w:rPr>
                <w:b/>
                <w:bCs/>
                <w:sz w:val="20"/>
                <w:szCs w:val="20"/>
              </w:rPr>
              <w:t>Fitted Variables &amp; Filters</w:t>
            </w:r>
          </w:p>
        </w:tc>
        <w:tc>
          <w:tcPr>
            <w:tcW w:w="6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3D" w14:textId="5CCA3621" w:rsidR="009C42C3" w:rsidRDefault="00E7286B">
            <w:pPr>
              <w:spacing w:after="480" w:line="276" w:lineRule="auto"/>
              <w:rPr>
                <w:sz w:val="20"/>
                <w:szCs w:val="20"/>
              </w:rPr>
            </w:pPr>
            <w:r>
              <w:rPr>
                <w:sz w:val="20"/>
                <w:szCs w:val="20"/>
              </w:rPr>
              <w:t>Time offset and frequency bias. All passes used a center frequency of 2.216GHz</w:t>
            </w:r>
            <w:r w:rsidR="005E650B">
              <w:rPr>
                <w:sz w:val="20"/>
                <w:szCs w:val="20"/>
              </w:rPr>
              <w:t xml:space="preserve"> during the optimization process</w:t>
            </w:r>
            <w:r w:rsidR="00750248">
              <w:rPr>
                <w:sz w:val="20"/>
                <w:szCs w:val="20"/>
              </w:rPr>
              <w:t xml:space="preserve"> to estimate the doppler- slightly off from the true center frequencies.</w:t>
            </w:r>
          </w:p>
        </w:tc>
      </w:tr>
      <w:tr w:rsidR="009C42C3" w14:paraId="25BE9FF2" w14:textId="77777777" w:rsidTr="722D6499">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3E" w14:textId="77777777" w:rsidR="009C42C3" w:rsidRDefault="00E7286B">
            <w:pPr>
              <w:spacing w:after="480" w:line="276" w:lineRule="auto"/>
              <w:rPr>
                <w:sz w:val="20"/>
                <w:szCs w:val="20"/>
              </w:rPr>
            </w:pPr>
            <w:r>
              <w:rPr>
                <w:b/>
                <w:bCs/>
                <w:sz w:val="20"/>
                <w:szCs w:val="20"/>
              </w:rPr>
              <w:t>Robust Objective</w:t>
            </w:r>
          </w:p>
        </w:tc>
        <w:tc>
          <w:tcPr>
            <w:tcW w:w="6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3F" w14:textId="77777777" w:rsidR="009C42C3" w:rsidRDefault="00E7286B">
            <w:pPr>
              <w:spacing w:after="480" w:line="276" w:lineRule="auto"/>
              <w:rPr>
                <w:sz w:val="20"/>
                <w:szCs w:val="20"/>
              </w:rPr>
            </w:pPr>
            <w:r>
              <w:rPr>
                <w:sz w:val="20"/>
                <w:szCs w:val="20"/>
              </w:rPr>
              <w:t>Soft-L1 loss. Doppler residual scale: 500 Hz. Robust scale: 700 Hz.</w:t>
            </w:r>
          </w:p>
        </w:tc>
      </w:tr>
      <w:tr w:rsidR="009C42C3" w14:paraId="1D0ACCD4" w14:textId="77777777" w:rsidTr="722D6499">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40" w14:textId="77777777" w:rsidR="009C42C3" w:rsidRDefault="00E7286B">
            <w:pPr>
              <w:spacing w:after="480" w:line="276" w:lineRule="auto"/>
              <w:rPr>
                <w:sz w:val="20"/>
                <w:szCs w:val="20"/>
              </w:rPr>
            </w:pPr>
            <w:r>
              <w:rPr>
                <w:b/>
                <w:bCs/>
                <w:sz w:val="20"/>
                <w:szCs w:val="20"/>
              </w:rPr>
              <w:t>Bounds &amp; Starts</w:t>
            </w:r>
          </w:p>
        </w:tc>
        <w:tc>
          <w:tcPr>
            <w:tcW w:w="6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41" w14:textId="77777777" w:rsidR="009C42C3" w:rsidRDefault="00E7286B">
            <w:pPr>
              <w:spacing w:after="480" w:line="276" w:lineRule="auto"/>
              <w:rPr>
                <w:sz w:val="20"/>
                <w:szCs w:val="20"/>
              </w:rPr>
            </w:pPr>
            <w:r>
              <w:rPr>
                <w:sz w:val="20"/>
                <w:szCs w:val="20"/>
              </w:rPr>
              <w:t>Time offset: ±120 s. Frequency bias: ±100 kHz. Staring points were randomly initialized within the bounding box.</w:t>
            </w:r>
          </w:p>
        </w:tc>
      </w:tr>
      <w:tr w:rsidR="009C42C3" w14:paraId="42609730" w14:textId="77777777" w:rsidTr="722D6499">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42" w14:textId="77777777" w:rsidR="009C42C3" w:rsidRDefault="00E7286B">
            <w:pPr>
              <w:spacing w:after="480" w:line="276" w:lineRule="auto"/>
              <w:rPr>
                <w:sz w:val="20"/>
                <w:szCs w:val="20"/>
              </w:rPr>
            </w:pPr>
            <w:r>
              <w:rPr>
                <w:b/>
                <w:bCs/>
                <w:sz w:val="20"/>
                <w:szCs w:val="20"/>
              </w:rPr>
              <w:t>Numerical Settings</w:t>
            </w:r>
          </w:p>
        </w:tc>
        <w:tc>
          <w:tcPr>
            <w:tcW w:w="6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43" w14:textId="77777777" w:rsidR="009C42C3" w:rsidRDefault="2EDF9853" w:rsidP="722D6499">
            <w:pPr>
              <w:spacing w:after="480" w:line="276" w:lineRule="auto"/>
              <w:rPr>
                <w:sz w:val="20"/>
                <w:szCs w:val="20"/>
                <w:lang w:val="en-US"/>
              </w:rPr>
            </w:pPr>
            <w:r w:rsidRPr="722D6499">
              <w:rPr>
                <w:sz w:val="20"/>
                <w:szCs w:val="20"/>
                <w:lang w:val="en-US"/>
              </w:rPr>
              <w:t>Parameter scales: 30 s and 5,000 Hz. Central-difference Jacobian steps: 1e-3 s and 1 Hz. Tolerances (ftol, xtol, gtol): 1e-10.</w:t>
            </w:r>
          </w:p>
        </w:tc>
      </w:tr>
      <w:tr w:rsidR="009C42C3" w14:paraId="0E94F2CB" w14:textId="77777777" w:rsidTr="722D6499">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44" w14:textId="77777777" w:rsidR="009C42C3" w:rsidRDefault="00E7286B">
            <w:pPr>
              <w:spacing w:after="480" w:line="276" w:lineRule="auto"/>
              <w:rPr>
                <w:sz w:val="20"/>
                <w:szCs w:val="20"/>
              </w:rPr>
            </w:pPr>
            <w:r>
              <w:rPr>
                <w:b/>
                <w:bCs/>
                <w:sz w:val="20"/>
                <w:szCs w:val="20"/>
              </w:rPr>
              <w:t>Fit Health Checks</w:t>
            </w:r>
          </w:p>
        </w:tc>
        <w:tc>
          <w:tcPr>
            <w:tcW w:w="6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45" w14:textId="77777777" w:rsidR="009C42C3" w:rsidRDefault="00E7286B">
            <w:pPr>
              <w:spacing w:after="480" w:line="276" w:lineRule="auto"/>
              <w:rPr>
                <w:sz w:val="20"/>
                <w:szCs w:val="20"/>
              </w:rPr>
            </w:pPr>
            <w:r>
              <w:rPr>
                <w:sz w:val="20"/>
                <w:szCs w:val="20"/>
              </w:rPr>
              <w:t>Successful solve, full Jacobian rank (2/2), finite scaled-Jacobian condition number ≤ 1e12, and no parameter at a bound.</w:t>
            </w:r>
          </w:p>
        </w:tc>
      </w:tr>
      <w:tr w:rsidR="009C42C3" w14:paraId="03330DDF" w14:textId="77777777" w:rsidTr="722D6499">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46" w14:textId="77777777" w:rsidR="009C42C3" w:rsidRDefault="00E7286B">
            <w:pPr>
              <w:spacing w:after="480" w:line="276" w:lineRule="auto"/>
              <w:rPr>
                <w:sz w:val="20"/>
                <w:szCs w:val="20"/>
              </w:rPr>
            </w:pPr>
            <w:r>
              <w:rPr>
                <w:b/>
                <w:bCs/>
                <w:sz w:val="20"/>
                <w:szCs w:val="20"/>
              </w:rPr>
              <w:t>Final Gates</w:t>
            </w:r>
          </w:p>
        </w:tc>
        <w:tc>
          <w:tcPr>
            <w:tcW w:w="6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00047" w14:textId="11CDE84E" w:rsidR="009C42C3" w:rsidRDefault="00E7286B">
            <w:pPr>
              <w:spacing w:after="480" w:line="276" w:lineRule="auto"/>
              <w:rPr>
                <w:sz w:val="20"/>
                <w:szCs w:val="20"/>
              </w:rPr>
            </w:pPr>
            <w:r>
              <w:rPr>
                <w:sz w:val="20"/>
                <w:szCs w:val="20"/>
              </w:rPr>
              <w:t>≥ 250 accepted Doppler measurements, offset variance ≤ 15 s², and a healthy fit.</w:t>
            </w:r>
          </w:p>
        </w:tc>
      </w:tr>
    </w:tbl>
    <w:p w14:paraId="00000048" w14:textId="77777777" w:rsidR="009C42C3" w:rsidRDefault="009C42C3">
      <w:pPr>
        <w:spacing w:line="276" w:lineRule="auto"/>
      </w:pPr>
    </w:p>
    <w:p w14:paraId="0000004C" w14:textId="4A7954FC" w:rsidR="009C42C3" w:rsidRDefault="009C42C3" w:rsidP="61F928C2">
      <w:pPr>
        <w:spacing w:line="276" w:lineRule="auto"/>
      </w:pPr>
    </w:p>
    <w:p w14:paraId="53DA33B1" w14:textId="48951EDC" w:rsidR="61F928C2" w:rsidRDefault="61F928C2" w:rsidP="61F928C2">
      <w:pPr>
        <w:spacing w:line="276" w:lineRule="auto"/>
      </w:pPr>
    </w:p>
    <w:p w14:paraId="0000004D" w14:textId="77777777" w:rsidR="009C42C3" w:rsidRDefault="00E7286B">
      <w:pPr>
        <w:pStyle w:val="Heading1"/>
        <w:spacing w:line="276" w:lineRule="auto"/>
      </w:pPr>
      <w:bookmarkStart w:id="8" w:name="_heading=h.htc2xwwbmc1c" w:colFirst="0" w:colLast="0"/>
      <w:bookmarkEnd w:id="8"/>
      <w:r>
        <w:t>Results</w:t>
      </w:r>
    </w:p>
    <w:p w14:paraId="0000004E" w14:textId="77777777" w:rsidR="009C42C3" w:rsidRDefault="00E7286B">
      <w:pPr>
        <w:rPr>
          <w:sz w:val="20"/>
          <w:szCs w:val="20"/>
        </w:rPr>
      </w:pPr>
      <w:r>
        <w:rPr>
          <w:sz w:val="20"/>
          <w:szCs w:val="20"/>
        </w:rPr>
        <w:t>A timeline of all passes during the first 24 hours after launch can be seen below, with passes that passed through all gating mechanisms shown in green.</w:t>
      </w:r>
    </w:p>
    <w:p w14:paraId="0000004F" w14:textId="77777777" w:rsidR="009C42C3" w:rsidRDefault="00E7286B">
      <w:pPr>
        <w:rPr>
          <w:rFonts w:ascii="Cambria" w:eastAsia="Cambria" w:hAnsi="Cambria" w:cs="Cambria"/>
        </w:rPr>
      </w:pPr>
      <w:r>
        <w:rPr>
          <w:rFonts w:ascii="Cambria" w:eastAsia="Cambria" w:hAnsi="Cambria" w:cs="Cambria"/>
          <w:noProof/>
        </w:rPr>
        <w:drawing>
          <wp:inline distT="114300" distB="114300" distL="114300" distR="114300" wp14:anchorId="0D470ECE" wp14:editId="7A0FB472">
            <wp:extent cx="6299525" cy="2425700"/>
            <wp:effectExtent l="0" t="0" r="0" b="0"/>
            <wp:docPr id="19172984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299525" cy="2425700"/>
                    </a:xfrm>
                    <a:prstGeom prst="rect">
                      <a:avLst/>
                    </a:prstGeom>
                    <a:ln/>
                  </pic:spPr>
                </pic:pic>
              </a:graphicData>
            </a:graphic>
          </wp:inline>
        </w:drawing>
      </w:r>
    </w:p>
    <w:p w14:paraId="00000050" w14:textId="77777777" w:rsidR="009C42C3" w:rsidRDefault="00E7286B">
      <w:pPr>
        <w:rPr>
          <w:rFonts w:ascii="Cambria" w:eastAsia="Cambria" w:hAnsi="Cambria" w:cs="Cambria"/>
          <w:sz w:val="20"/>
          <w:szCs w:val="20"/>
        </w:rPr>
      </w:pPr>
      <w:r>
        <w:rPr>
          <w:rFonts w:ascii="Cambria" w:eastAsia="Cambria" w:hAnsi="Cambria" w:cs="Cambria"/>
          <w:sz w:val="20"/>
          <w:szCs w:val="20"/>
        </w:rPr>
        <w:t>Below one can see all successful fits, with the prior TLE available at time of payload separation.</w:t>
      </w:r>
    </w:p>
    <w:p w14:paraId="00000051" w14:textId="77777777" w:rsidR="009C42C3" w:rsidRDefault="00E7286B">
      <w:pPr>
        <w:pStyle w:val="Heading2"/>
      </w:pPr>
      <w:bookmarkStart w:id="9" w:name="_heading=h.da396qne06qb" w:colFirst="0" w:colLast="0"/>
      <w:bookmarkEnd w:id="9"/>
      <w:r>
        <w:t>Forest-16</w:t>
      </w:r>
    </w:p>
    <w:p w14:paraId="00000052" w14:textId="77777777" w:rsidR="009C42C3" w:rsidRDefault="009C42C3">
      <w:pPr>
        <w:spacing w:line="276" w:lineRule="auto"/>
        <w:rPr>
          <w:rFonts w:ascii="Courier New" w:eastAsia="Courier New" w:hAnsi="Courier New" w:cs="Courier New"/>
          <w:sz w:val="22"/>
          <w:szCs w:val="22"/>
        </w:rPr>
      </w:pPr>
    </w:p>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5"/>
      </w:tblGrid>
      <w:tr w:rsidR="009C42C3" w14:paraId="58A7D95C" w14:textId="77777777" w:rsidTr="2EDF9853">
        <w:tc>
          <w:tcPr>
            <w:tcW w:w="9165" w:type="dxa"/>
            <w:tcMar>
              <w:top w:w="100" w:type="dxa"/>
              <w:left w:w="100" w:type="dxa"/>
              <w:bottom w:w="100" w:type="dxa"/>
              <w:right w:w="100" w:type="dxa"/>
            </w:tcMar>
          </w:tcPr>
          <w:sdt>
            <w:sdtPr>
              <w:tag w:val="goog_rdk_1"/>
              <w:id w:val="-1570822463"/>
              <w:lock w:val="contentLocked"/>
            </w:sdtPr>
            <w:sdtContent>
              <w:p w14:paraId="00000053" w14:textId="77777777" w:rsidR="009C42C3" w:rsidRDefault="2EDF9853" w:rsidP="2EDF9853">
                <w:pPr>
                  <w:spacing w:line="276" w:lineRule="auto"/>
                  <w:rPr>
                    <w:rFonts w:ascii="Arial" w:eastAsia="Arial" w:hAnsi="Arial" w:cs="Arial"/>
                    <w:sz w:val="18"/>
                    <w:szCs w:val="18"/>
                    <w:lang w:val="en-US"/>
                  </w:rPr>
                </w:pPr>
                <w:r w:rsidRPr="2EDF9853">
                  <w:rPr>
                    <w:rFonts w:ascii="Courier New" w:eastAsia="Courier New" w:hAnsi="Courier New" w:cs="Courier New"/>
                    <w:sz w:val="20"/>
                    <w:szCs w:val="20"/>
                    <w:lang w:val="en-US"/>
                  </w:rPr>
                  <w:t>1 90916U 00000AAA 26123.38989170  .00000000  00000-0  15851-2 0  9996</w:t>
                </w:r>
              </w:p>
              <w:p w14:paraId="00000054" w14:textId="77777777" w:rsidR="009C42C3" w:rsidRDefault="2EDF9853" w:rsidP="2EDF9853">
                <w:pPr>
                  <w:spacing w:line="276" w:lineRule="auto"/>
                  <w:rPr>
                    <w:rFonts w:ascii="Courier New" w:eastAsia="Courier New" w:hAnsi="Courier New" w:cs="Courier New"/>
                    <w:sz w:val="20"/>
                    <w:szCs w:val="20"/>
                    <w:lang w:val="en-US"/>
                  </w:rPr>
                </w:pPr>
                <w:r w:rsidRPr="2EDF9853">
                  <w:rPr>
                    <w:rFonts w:ascii="Courier New" w:eastAsia="Courier New" w:hAnsi="Courier New" w:cs="Courier New"/>
                    <w:sz w:val="20"/>
                    <w:szCs w:val="20"/>
                    <w:lang w:val="en-US"/>
                  </w:rPr>
                  <w:t>2 90916  97.7445  21.6711 0001088 184.3194 124.1089 14.91831094    03</w:t>
                </w:r>
              </w:p>
            </w:sdtContent>
          </w:sdt>
        </w:tc>
      </w:tr>
    </w:tbl>
    <w:p w14:paraId="00000055" w14:textId="77777777" w:rsidR="009C42C3" w:rsidRDefault="009C42C3">
      <w:pPr>
        <w:spacing w:line="276" w:lineRule="auto"/>
        <w:rPr>
          <w:rFonts w:ascii="Courier New" w:eastAsia="Courier New" w:hAnsi="Courier New" w:cs="Courier New"/>
          <w:sz w:val="22"/>
          <w:szCs w:val="22"/>
        </w:rPr>
      </w:pPr>
    </w:p>
    <w:sdt>
      <w:sdtPr>
        <w:tag w:val="goog_rdk_2"/>
        <w:id w:val="2093978650"/>
        <w:lock w:val="contentLocked"/>
      </w:sdtPr>
      <w:sdtContent>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275"/>
            <w:gridCol w:w="1275"/>
            <w:gridCol w:w="1125"/>
            <w:gridCol w:w="1260"/>
            <w:gridCol w:w="1680"/>
          </w:tblGrid>
          <w:tr w:rsidR="009C42C3" w14:paraId="3A4A84DA" w14:textId="77777777">
            <w:tc>
              <w:tcPr>
                <w:tcW w:w="1275" w:type="dxa"/>
                <w:tcMar>
                  <w:top w:w="100" w:type="dxa"/>
                  <w:left w:w="100" w:type="dxa"/>
                  <w:bottom w:w="100" w:type="dxa"/>
                  <w:right w:w="100" w:type="dxa"/>
                </w:tcMar>
              </w:tcPr>
              <w:p w14:paraId="00000056" w14:textId="77777777" w:rsidR="009C42C3" w:rsidRDefault="00E7286B">
                <w:pPr>
                  <w:widowControl w:val="0"/>
                  <w:rPr>
                    <w:sz w:val="20"/>
                    <w:szCs w:val="20"/>
                  </w:rPr>
                </w:pPr>
                <w:r>
                  <w:rPr>
                    <w:sz w:val="20"/>
                    <w:szCs w:val="20"/>
                  </w:rPr>
                  <w:t>Time</w:t>
                </w:r>
              </w:p>
            </w:tc>
            <w:tc>
              <w:tcPr>
                <w:tcW w:w="1275" w:type="dxa"/>
                <w:tcMar>
                  <w:top w:w="100" w:type="dxa"/>
                  <w:left w:w="100" w:type="dxa"/>
                  <w:bottom w:w="100" w:type="dxa"/>
                  <w:right w:w="100" w:type="dxa"/>
                </w:tcMar>
              </w:tcPr>
              <w:p w14:paraId="00000057" w14:textId="77777777" w:rsidR="009C42C3" w:rsidRDefault="00E7286B">
                <w:pPr>
                  <w:widowControl w:val="0"/>
                  <w:rPr>
                    <w:sz w:val="20"/>
                    <w:szCs w:val="20"/>
                  </w:rPr>
                </w:pPr>
                <w:r>
                  <w:rPr>
                    <w:sz w:val="20"/>
                    <w:szCs w:val="20"/>
                  </w:rPr>
                  <w:t>Station</w:t>
                </w:r>
              </w:p>
            </w:tc>
            <w:tc>
              <w:tcPr>
                <w:tcW w:w="1275" w:type="dxa"/>
                <w:tcMar>
                  <w:top w:w="100" w:type="dxa"/>
                  <w:left w:w="100" w:type="dxa"/>
                  <w:bottom w:w="100" w:type="dxa"/>
                  <w:right w:w="100" w:type="dxa"/>
                </w:tcMar>
              </w:tcPr>
              <w:p w14:paraId="00000058" w14:textId="77777777" w:rsidR="009C42C3" w:rsidRDefault="00E7286B">
                <w:pPr>
                  <w:widowControl w:val="0"/>
                  <w:rPr>
                    <w:sz w:val="20"/>
                    <w:szCs w:val="20"/>
                  </w:rPr>
                </w:pPr>
                <w:r>
                  <w:rPr>
                    <w:sz w:val="20"/>
                    <w:szCs w:val="20"/>
                  </w:rPr>
                  <w:t>Duration</w:t>
                </w:r>
              </w:p>
            </w:tc>
            <w:tc>
              <w:tcPr>
                <w:tcW w:w="1275" w:type="dxa"/>
                <w:tcMar>
                  <w:top w:w="100" w:type="dxa"/>
                  <w:left w:w="100" w:type="dxa"/>
                  <w:bottom w:w="100" w:type="dxa"/>
                  <w:right w:w="100" w:type="dxa"/>
                </w:tcMar>
              </w:tcPr>
              <w:p w14:paraId="00000059" w14:textId="77777777" w:rsidR="009C42C3" w:rsidRDefault="00E7286B">
                <w:pPr>
                  <w:widowControl w:val="0"/>
                  <w:rPr>
                    <w:sz w:val="20"/>
                    <w:szCs w:val="20"/>
                  </w:rPr>
                </w:pPr>
                <w:r>
                  <w:rPr>
                    <w:sz w:val="20"/>
                    <w:szCs w:val="20"/>
                  </w:rPr>
                  <w:t>Samples</w:t>
                </w:r>
              </w:p>
            </w:tc>
            <w:tc>
              <w:tcPr>
                <w:tcW w:w="1125" w:type="dxa"/>
                <w:tcMar>
                  <w:top w:w="100" w:type="dxa"/>
                  <w:left w:w="100" w:type="dxa"/>
                  <w:bottom w:w="100" w:type="dxa"/>
                  <w:right w:w="100" w:type="dxa"/>
                </w:tcMar>
              </w:tcPr>
              <w:p w14:paraId="0000005A" w14:textId="77777777" w:rsidR="009C42C3" w:rsidRDefault="00E7286B">
                <w:pPr>
                  <w:widowControl w:val="0"/>
                  <w:rPr>
                    <w:sz w:val="20"/>
                    <w:szCs w:val="20"/>
                  </w:rPr>
                </w:pPr>
                <w:r>
                  <w:rPr>
                    <w:sz w:val="20"/>
                    <w:szCs w:val="20"/>
                  </w:rPr>
                  <w:t>Variance</w:t>
                </w:r>
              </w:p>
            </w:tc>
            <w:tc>
              <w:tcPr>
                <w:tcW w:w="1260" w:type="dxa"/>
                <w:tcMar>
                  <w:top w:w="100" w:type="dxa"/>
                  <w:left w:w="100" w:type="dxa"/>
                  <w:bottom w:w="100" w:type="dxa"/>
                  <w:right w:w="100" w:type="dxa"/>
                </w:tcMar>
              </w:tcPr>
              <w:p w14:paraId="0000005B" w14:textId="77777777" w:rsidR="009C42C3" w:rsidRDefault="00E7286B">
                <w:pPr>
                  <w:widowControl w:val="0"/>
                  <w:rPr>
                    <w:sz w:val="20"/>
                    <w:szCs w:val="20"/>
                  </w:rPr>
                </w:pPr>
                <w:r>
                  <w:rPr>
                    <w:sz w:val="20"/>
                    <w:szCs w:val="20"/>
                  </w:rPr>
                  <w:t>Prior (km)</w:t>
                </w:r>
              </w:p>
            </w:tc>
            <w:tc>
              <w:tcPr>
                <w:tcW w:w="1680" w:type="dxa"/>
                <w:tcMar>
                  <w:top w:w="100" w:type="dxa"/>
                  <w:left w:w="100" w:type="dxa"/>
                  <w:bottom w:w="100" w:type="dxa"/>
                  <w:right w:w="100" w:type="dxa"/>
                </w:tcMar>
              </w:tcPr>
              <w:p w14:paraId="0000005C" w14:textId="77777777" w:rsidR="009C42C3" w:rsidRDefault="00E7286B">
                <w:pPr>
                  <w:widowControl w:val="0"/>
                  <w:rPr>
                    <w:sz w:val="20"/>
                    <w:szCs w:val="20"/>
                  </w:rPr>
                </w:pPr>
                <w:r>
                  <w:rPr>
                    <w:sz w:val="20"/>
                    <w:szCs w:val="20"/>
                  </w:rPr>
                  <w:t>Posterior (km)</w:t>
                </w:r>
              </w:p>
            </w:tc>
          </w:tr>
          <w:tr w:rsidR="009C42C3" w14:paraId="57D77549" w14:textId="77777777">
            <w:trPr>
              <w:trHeight w:val="432"/>
            </w:trPr>
            <w:tc>
              <w:tcPr>
                <w:tcW w:w="1275" w:type="dxa"/>
                <w:tcMar>
                  <w:top w:w="100" w:type="dxa"/>
                  <w:left w:w="100" w:type="dxa"/>
                  <w:bottom w:w="100" w:type="dxa"/>
                  <w:right w:w="100" w:type="dxa"/>
                </w:tcMar>
              </w:tcPr>
              <w:p w14:paraId="0000005D" w14:textId="77777777" w:rsidR="009C42C3" w:rsidRDefault="00E7286B">
                <w:pPr>
                  <w:widowControl w:val="0"/>
                  <w:rPr>
                    <w:sz w:val="20"/>
                    <w:szCs w:val="20"/>
                  </w:rPr>
                </w:pPr>
                <w:r>
                  <w:rPr>
                    <w:sz w:val="20"/>
                    <w:szCs w:val="20"/>
                  </w:rPr>
                  <w:t>2026-05-03 10:20:36 UTC</w:t>
                </w:r>
              </w:p>
            </w:tc>
            <w:tc>
              <w:tcPr>
                <w:tcW w:w="1275" w:type="dxa"/>
                <w:tcMar>
                  <w:top w:w="100" w:type="dxa"/>
                  <w:left w:w="100" w:type="dxa"/>
                  <w:bottom w:w="100" w:type="dxa"/>
                  <w:right w:w="100" w:type="dxa"/>
                </w:tcMar>
              </w:tcPr>
              <w:p w14:paraId="0000005E" w14:textId="77777777" w:rsidR="009C42C3" w:rsidRDefault="00E7286B">
                <w:pPr>
                  <w:widowControl w:val="0"/>
                  <w:rPr>
                    <w:sz w:val="20"/>
                    <w:szCs w:val="20"/>
                  </w:rPr>
                </w:pPr>
                <w:r>
                  <w:rPr>
                    <w:sz w:val="20"/>
                    <w:szCs w:val="20"/>
                  </w:rPr>
                  <w:t>AWARUA</w:t>
                </w:r>
              </w:p>
            </w:tc>
            <w:tc>
              <w:tcPr>
                <w:tcW w:w="1275" w:type="dxa"/>
                <w:tcMar>
                  <w:top w:w="100" w:type="dxa"/>
                  <w:left w:w="100" w:type="dxa"/>
                  <w:bottom w:w="100" w:type="dxa"/>
                  <w:right w:w="100" w:type="dxa"/>
                </w:tcMar>
              </w:tcPr>
              <w:p w14:paraId="0000005F" w14:textId="77777777" w:rsidR="009C42C3" w:rsidRDefault="00E7286B">
                <w:pPr>
                  <w:widowControl w:val="0"/>
                  <w:rPr>
                    <w:sz w:val="20"/>
                    <w:szCs w:val="20"/>
                  </w:rPr>
                </w:pPr>
                <w:r>
                  <w:rPr>
                    <w:sz w:val="20"/>
                    <w:szCs w:val="20"/>
                  </w:rPr>
                  <w:t>29:20</w:t>
                </w:r>
              </w:p>
            </w:tc>
            <w:tc>
              <w:tcPr>
                <w:tcW w:w="1275" w:type="dxa"/>
                <w:tcMar>
                  <w:top w:w="100" w:type="dxa"/>
                  <w:left w:w="100" w:type="dxa"/>
                  <w:bottom w:w="100" w:type="dxa"/>
                  <w:right w:w="100" w:type="dxa"/>
                </w:tcMar>
              </w:tcPr>
              <w:p w14:paraId="00000060" w14:textId="77777777" w:rsidR="009C42C3" w:rsidRDefault="00E7286B">
                <w:pPr>
                  <w:widowControl w:val="0"/>
                  <w:rPr>
                    <w:sz w:val="20"/>
                    <w:szCs w:val="20"/>
                  </w:rPr>
                </w:pPr>
                <w:r>
                  <w:rPr>
                    <w:sz w:val="20"/>
                    <w:szCs w:val="20"/>
                  </w:rPr>
                  <w:t>297</w:t>
                </w:r>
              </w:p>
            </w:tc>
            <w:tc>
              <w:tcPr>
                <w:tcW w:w="1125" w:type="dxa"/>
                <w:tcMar>
                  <w:top w:w="100" w:type="dxa"/>
                  <w:left w:w="100" w:type="dxa"/>
                  <w:bottom w:w="100" w:type="dxa"/>
                  <w:right w:w="100" w:type="dxa"/>
                </w:tcMar>
              </w:tcPr>
              <w:p w14:paraId="00000061" w14:textId="77777777" w:rsidR="009C42C3" w:rsidRDefault="00E7286B">
                <w:pPr>
                  <w:widowControl w:val="0"/>
                  <w:rPr>
                    <w:sz w:val="20"/>
                    <w:szCs w:val="20"/>
                  </w:rPr>
                </w:pPr>
                <w:r>
                  <w:rPr>
                    <w:sz w:val="20"/>
                    <w:szCs w:val="20"/>
                  </w:rPr>
                  <w:t>2.098</w:t>
                </w:r>
              </w:p>
            </w:tc>
            <w:tc>
              <w:tcPr>
                <w:tcW w:w="1260" w:type="dxa"/>
                <w:tcMar>
                  <w:top w:w="100" w:type="dxa"/>
                  <w:left w:w="100" w:type="dxa"/>
                  <w:bottom w:w="100" w:type="dxa"/>
                  <w:right w:w="100" w:type="dxa"/>
                </w:tcMar>
              </w:tcPr>
              <w:p w14:paraId="00000062" w14:textId="77777777" w:rsidR="009C42C3" w:rsidRDefault="00E7286B">
                <w:pPr>
                  <w:widowControl w:val="0"/>
                  <w:rPr>
                    <w:sz w:val="20"/>
                    <w:szCs w:val="20"/>
                  </w:rPr>
                </w:pPr>
                <w:r>
                  <w:rPr>
                    <w:sz w:val="20"/>
                    <w:szCs w:val="20"/>
                  </w:rPr>
                  <w:t>4.923</w:t>
                </w:r>
              </w:p>
            </w:tc>
            <w:tc>
              <w:tcPr>
                <w:tcW w:w="1680" w:type="dxa"/>
                <w:tcMar>
                  <w:top w:w="100" w:type="dxa"/>
                  <w:left w:w="100" w:type="dxa"/>
                  <w:bottom w:w="100" w:type="dxa"/>
                  <w:right w:w="100" w:type="dxa"/>
                </w:tcMar>
              </w:tcPr>
              <w:p w14:paraId="00000063" w14:textId="77777777" w:rsidR="009C42C3" w:rsidRDefault="00E7286B">
                <w:pPr>
                  <w:widowControl w:val="0"/>
                  <w:rPr>
                    <w:sz w:val="20"/>
                    <w:szCs w:val="20"/>
                  </w:rPr>
                </w:pPr>
                <w:r>
                  <w:rPr>
                    <w:sz w:val="20"/>
                    <w:szCs w:val="20"/>
                  </w:rPr>
                  <w:t>0.541</w:t>
                </w:r>
              </w:p>
            </w:tc>
          </w:tr>
          <w:tr w:rsidR="009C42C3" w14:paraId="7FBB6667" w14:textId="77777777">
            <w:trPr>
              <w:trHeight w:val="432"/>
            </w:trPr>
            <w:tc>
              <w:tcPr>
                <w:tcW w:w="1275" w:type="dxa"/>
                <w:tcMar>
                  <w:top w:w="100" w:type="dxa"/>
                  <w:left w:w="100" w:type="dxa"/>
                  <w:bottom w:w="100" w:type="dxa"/>
                  <w:right w:w="100" w:type="dxa"/>
                </w:tcMar>
              </w:tcPr>
              <w:p w14:paraId="00000064" w14:textId="77777777" w:rsidR="009C42C3" w:rsidRDefault="00E7286B">
                <w:pPr>
                  <w:widowControl w:val="0"/>
                  <w:rPr>
                    <w:sz w:val="20"/>
                    <w:szCs w:val="20"/>
                  </w:rPr>
                </w:pPr>
                <w:r>
                  <w:rPr>
                    <w:sz w:val="20"/>
                    <w:szCs w:val="20"/>
                  </w:rPr>
                  <w:t>2026-05-03 15:31:25 UTC</w:t>
                </w:r>
              </w:p>
            </w:tc>
            <w:tc>
              <w:tcPr>
                <w:tcW w:w="1275" w:type="dxa"/>
                <w:tcMar>
                  <w:top w:w="100" w:type="dxa"/>
                  <w:left w:w="100" w:type="dxa"/>
                  <w:bottom w:w="100" w:type="dxa"/>
                  <w:right w:w="100" w:type="dxa"/>
                </w:tcMar>
              </w:tcPr>
              <w:p w14:paraId="00000065" w14:textId="77777777" w:rsidR="009C42C3" w:rsidRDefault="00E7286B">
                <w:pPr>
                  <w:widowControl w:val="0"/>
                  <w:rPr>
                    <w:sz w:val="20"/>
                    <w:szCs w:val="20"/>
                  </w:rPr>
                </w:pPr>
                <w:r>
                  <w:rPr>
                    <w:sz w:val="20"/>
                    <w:szCs w:val="20"/>
                  </w:rPr>
                  <w:t>PUNTA_ARENAS</w:t>
                </w:r>
              </w:p>
            </w:tc>
            <w:tc>
              <w:tcPr>
                <w:tcW w:w="1275" w:type="dxa"/>
                <w:tcMar>
                  <w:top w:w="100" w:type="dxa"/>
                  <w:left w:w="100" w:type="dxa"/>
                  <w:bottom w:w="100" w:type="dxa"/>
                  <w:right w:w="100" w:type="dxa"/>
                </w:tcMar>
              </w:tcPr>
              <w:p w14:paraId="00000066" w14:textId="77777777" w:rsidR="009C42C3" w:rsidRDefault="00E7286B">
                <w:pPr>
                  <w:widowControl w:val="0"/>
                  <w:rPr>
                    <w:sz w:val="20"/>
                    <w:szCs w:val="20"/>
                  </w:rPr>
                </w:pPr>
                <w:r>
                  <w:rPr>
                    <w:sz w:val="20"/>
                    <w:szCs w:val="20"/>
                  </w:rPr>
                  <w:t>29:26</w:t>
                </w:r>
              </w:p>
            </w:tc>
            <w:tc>
              <w:tcPr>
                <w:tcW w:w="1275" w:type="dxa"/>
                <w:tcMar>
                  <w:top w:w="100" w:type="dxa"/>
                  <w:left w:w="100" w:type="dxa"/>
                  <w:bottom w:w="100" w:type="dxa"/>
                  <w:right w:w="100" w:type="dxa"/>
                </w:tcMar>
              </w:tcPr>
              <w:p w14:paraId="00000067" w14:textId="77777777" w:rsidR="009C42C3" w:rsidRDefault="00E7286B">
                <w:pPr>
                  <w:widowControl w:val="0"/>
                  <w:rPr>
                    <w:sz w:val="20"/>
                    <w:szCs w:val="20"/>
                  </w:rPr>
                </w:pPr>
                <w:r>
                  <w:rPr>
                    <w:sz w:val="20"/>
                    <w:szCs w:val="20"/>
                  </w:rPr>
                  <w:t>340</w:t>
                </w:r>
              </w:p>
            </w:tc>
            <w:tc>
              <w:tcPr>
                <w:tcW w:w="1125" w:type="dxa"/>
                <w:tcMar>
                  <w:top w:w="100" w:type="dxa"/>
                  <w:left w:w="100" w:type="dxa"/>
                  <w:bottom w:w="100" w:type="dxa"/>
                  <w:right w:w="100" w:type="dxa"/>
                </w:tcMar>
              </w:tcPr>
              <w:p w14:paraId="00000068" w14:textId="77777777" w:rsidR="009C42C3" w:rsidRDefault="00E7286B">
                <w:pPr>
                  <w:widowControl w:val="0"/>
                  <w:rPr>
                    <w:sz w:val="20"/>
                    <w:szCs w:val="20"/>
                  </w:rPr>
                </w:pPr>
                <w:r>
                  <w:rPr>
                    <w:sz w:val="20"/>
                    <w:szCs w:val="20"/>
                  </w:rPr>
                  <w:t>2.540</w:t>
                </w:r>
              </w:p>
            </w:tc>
            <w:tc>
              <w:tcPr>
                <w:tcW w:w="1260" w:type="dxa"/>
                <w:tcMar>
                  <w:top w:w="100" w:type="dxa"/>
                  <w:left w:w="100" w:type="dxa"/>
                  <w:bottom w:w="100" w:type="dxa"/>
                  <w:right w:w="100" w:type="dxa"/>
                </w:tcMar>
              </w:tcPr>
              <w:p w14:paraId="00000069" w14:textId="77777777" w:rsidR="009C42C3" w:rsidRDefault="00E7286B">
                <w:pPr>
                  <w:widowControl w:val="0"/>
                  <w:rPr>
                    <w:sz w:val="20"/>
                    <w:szCs w:val="20"/>
                  </w:rPr>
                </w:pPr>
                <w:r>
                  <w:rPr>
                    <w:sz w:val="20"/>
                    <w:szCs w:val="20"/>
                  </w:rPr>
                  <w:t>9.310</w:t>
                </w:r>
              </w:p>
            </w:tc>
            <w:tc>
              <w:tcPr>
                <w:tcW w:w="1680" w:type="dxa"/>
                <w:tcMar>
                  <w:top w:w="100" w:type="dxa"/>
                  <w:left w:w="100" w:type="dxa"/>
                  <w:bottom w:w="100" w:type="dxa"/>
                  <w:right w:w="100" w:type="dxa"/>
                </w:tcMar>
              </w:tcPr>
              <w:p w14:paraId="0000006A" w14:textId="77777777" w:rsidR="009C42C3" w:rsidRDefault="00E7286B">
                <w:pPr>
                  <w:widowControl w:val="0"/>
                  <w:rPr>
                    <w:sz w:val="20"/>
                    <w:szCs w:val="20"/>
                  </w:rPr>
                </w:pPr>
                <w:r>
                  <w:rPr>
                    <w:sz w:val="20"/>
                    <w:szCs w:val="20"/>
                  </w:rPr>
                  <w:t>19.154</w:t>
                </w:r>
              </w:p>
            </w:tc>
          </w:tr>
          <w:tr w:rsidR="009C42C3" w14:paraId="53548B68" w14:textId="77777777">
            <w:trPr>
              <w:trHeight w:val="432"/>
            </w:trPr>
            <w:tc>
              <w:tcPr>
                <w:tcW w:w="1275" w:type="dxa"/>
                <w:tcMar>
                  <w:top w:w="100" w:type="dxa"/>
                  <w:left w:w="100" w:type="dxa"/>
                  <w:bottom w:w="100" w:type="dxa"/>
                  <w:right w:w="100" w:type="dxa"/>
                </w:tcMar>
              </w:tcPr>
              <w:p w14:paraId="0000006B" w14:textId="77777777" w:rsidR="009C42C3" w:rsidRDefault="00E7286B">
                <w:pPr>
                  <w:widowControl w:val="0"/>
                  <w:rPr>
                    <w:sz w:val="20"/>
                    <w:szCs w:val="20"/>
                  </w:rPr>
                </w:pPr>
                <w:r>
                  <w:rPr>
                    <w:sz w:val="20"/>
                    <w:szCs w:val="20"/>
                  </w:rPr>
                  <w:t>2026-05-04 00:23:14 UTC</w:t>
                </w:r>
              </w:p>
            </w:tc>
            <w:tc>
              <w:tcPr>
                <w:tcW w:w="1275" w:type="dxa"/>
                <w:tcMar>
                  <w:top w:w="100" w:type="dxa"/>
                  <w:left w:w="100" w:type="dxa"/>
                  <w:bottom w:w="100" w:type="dxa"/>
                  <w:right w:w="100" w:type="dxa"/>
                </w:tcMar>
              </w:tcPr>
              <w:p w14:paraId="0000006C" w14:textId="77777777" w:rsidR="009C42C3" w:rsidRDefault="00E7286B">
                <w:pPr>
                  <w:widowControl w:val="0"/>
                  <w:rPr>
                    <w:sz w:val="20"/>
                    <w:szCs w:val="20"/>
                  </w:rPr>
                </w:pPr>
                <w:r>
                  <w:rPr>
                    <w:sz w:val="20"/>
                    <w:szCs w:val="20"/>
                  </w:rPr>
                  <w:t>SVALSAT</w:t>
                </w:r>
              </w:p>
            </w:tc>
            <w:tc>
              <w:tcPr>
                <w:tcW w:w="1275" w:type="dxa"/>
                <w:tcMar>
                  <w:top w:w="100" w:type="dxa"/>
                  <w:left w:w="100" w:type="dxa"/>
                  <w:bottom w:w="100" w:type="dxa"/>
                  <w:right w:w="100" w:type="dxa"/>
                </w:tcMar>
              </w:tcPr>
              <w:p w14:paraId="0000006D" w14:textId="77777777" w:rsidR="009C42C3" w:rsidRDefault="00E7286B">
                <w:pPr>
                  <w:widowControl w:val="0"/>
                  <w:rPr>
                    <w:sz w:val="20"/>
                    <w:szCs w:val="20"/>
                  </w:rPr>
                </w:pPr>
                <w:r>
                  <w:rPr>
                    <w:sz w:val="20"/>
                    <w:szCs w:val="20"/>
                  </w:rPr>
                  <w:t>17:43</w:t>
                </w:r>
              </w:p>
            </w:tc>
            <w:tc>
              <w:tcPr>
                <w:tcW w:w="1275" w:type="dxa"/>
                <w:tcMar>
                  <w:top w:w="100" w:type="dxa"/>
                  <w:left w:w="100" w:type="dxa"/>
                  <w:bottom w:w="100" w:type="dxa"/>
                  <w:right w:w="100" w:type="dxa"/>
                </w:tcMar>
              </w:tcPr>
              <w:p w14:paraId="0000006E" w14:textId="77777777" w:rsidR="009C42C3" w:rsidRDefault="00E7286B">
                <w:pPr>
                  <w:widowControl w:val="0"/>
                  <w:rPr>
                    <w:sz w:val="20"/>
                    <w:szCs w:val="20"/>
                  </w:rPr>
                </w:pPr>
                <w:r>
                  <w:rPr>
                    <w:sz w:val="20"/>
                    <w:szCs w:val="20"/>
                  </w:rPr>
                  <w:t>475</w:t>
                </w:r>
              </w:p>
            </w:tc>
            <w:tc>
              <w:tcPr>
                <w:tcW w:w="1125" w:type="dxa"/>
                <w:tcMar>
                  <w:top w:w="100" w:type="dxa"/>
                  <w:left w:w="100" w:type="dxa"/>
                  <w:bottom w:w="100" w:type="dxa"/>
                  <w:right w:w="100" w:type="dxa"/>
                </w:tcMar>
              </w:tcPr>
              <w:p w14:paraId="0000006F" w14:textId="77777777" w:rsidR="009C42C3" w:rsidRDefault="00E7286B">
                <w:pPr>
                  <w:widowControl w:val="0"/>
                  <w:rPr>
                    <w:sz w:val="20"/>
                    <w:szCs w:val="20"/>
                  </w:rPr>
                </w:pPr>
                <w:r>
                  <w:rPr>
                    <w:sz w:val="20"/>
                    <w:szCs w:val="20"/>
                  </w:rPr>
                  <w:t>0.556</w:t>
                </w:r>
              </w:p>
            </w:tc>
            <w:tc>
              <w:tcPr>
                <w:tcW w:w="1260" w:type="dxa"/>
                <w:tcMar>
                  <w:top w:w="100" w:type="dxa"/>
                  <w:left w:w="100" w:type="dxa"/>
                  <w:bottom w:w="100" w:type="dxa"/>
                  <w:right w:w="100" w:type="dxa"/>
                </w:tcMar>
              </w:tcPr>
              <w:p w14:paraId="00000070" w14:textId="77777777" w:rsidR="009C42C3" w:rsidRDefault="00E7286B">
                <w:pPr>
                  <w:widowControl w:val="0"/>
                  <w:rPr>
                    <w:sz w:val="20"/>
                    <w:szCs w:val="20"/>
                  </w:rPr>
                </w:pPr>
                <w:r>
                  <w:rPr>
                    <w:sz w:val="20"/>
                    <w:szCs w:val="20"/>
                  </w:rPr>
                  <w:t>18.412</w:t>
                </w:r>
              </w:p>
            </w:tc>
            <w:tc>
              <w:tcPr>
                <w:tcW w:w="1680" w:type="dxa"/>
                <w:tcMar>
                  <w:top w:w="100" w:type="dxa"/>
                  <w:left w:w="100" w:type="dxa"/>
                  <w:bottom w:w="100" w:type="dxa"/>
                  <w:right w:w="100" w:type="dxa"/>
                </w:tcMar>
              </w:tcPr>
              <w:p w14:paraId="00000071" w14:textId="77777777" w:rsidR="009C42C3" w:rsidRDefault="00E7286B">
                <w:pPr>
                  <w:widowControl w:val="0"/>
                  <w:rPr>
                    <w:sz w:val="20"/>
                    <w:szCs w:val="20"/>
                  </w:rPr>
                </w:pPr>
                <w:r>
                  <w:rPr>
                    <w:sz w:val="20"/>
                    <w:szCs w:val="20"/>
                  </w:rPr>
                  <w:t>1.232</w:t>
                </w:r>
              </w:p>
            </w:tc>
          </w:tr>
          <w:tr w:rsidR="009C42C3" w14:paraId="6D74F6B6" w14:textId="77777777">
            <w:trPr>
              <w:trHeight w:val="432"/>
            </w:trPr>
            <w:tc>
              <w:tcPr>
                <w:tcW w:w="1275" w:type="dxa"/>
                <w:tcMar>
                  <w:top w:w="100" w:type="dxa"/>
                  <w:left w:w="100" w:type="dxa"/>
                  <w:bottom w:w="100" w:type="dxa"/>
                  <w:right w:w="100" w:type="dxa"/>
                </w:tcMar>
              </w:tcPr>
              <w:p w14:paraId="00000072" w14:textId="77777777" w:rsidR="009C42C3" w:rsidRDefault="00E7286B">
                <w:pPr>
                  <w:widowControl w:val="0"/>
                  <w:rPr>
                    <w:sz w:val="20"/>
                    <w:szCs w:val="20"/>
                  </w:rPr>
                </w:pPr>
                <w:r>
                  <w:rPr>
                    <w:sz w:val="20"/>
                    <w:szCs w:val="20"/>
                  </w:rPr>
                  <w:t>2026-05-04 02:35:53 UTC</w:t>
                </w:r>
              </w:p>
            </w:tc>
            <w:tc>
              <w:tcPr>
                <w:tcW w:w="1275" w:type="dxa"/>
                <w:tcMar>
                  <w:top w:w="100" w:type="dxa"/>
                  <w:left w:w="100" w:type="dxa"/>
                  <w:bottom w:w="100" w:type="dxa"/>
                  <w:right w:w="100" w:type="dxa"/>
                </w:tcMar>
              </w:tcPr>
              <w:p w14:paraId="00000073" w14:textId="77777777" w:rsidR="009C42C3" w:rsidRDefault="00E7286B">
                <w:pPr>
                  <w:widowControl w:val="0"/>
                  <w:rPr>
                    <w:sz w:val="20"/>
                    <w:szCs w:val="20"/>
                  </w:rPr>
                </w:pPr>
                <w:r>
                  <w:rPr>
                    <w:sz w:val="20"/>
                    <w:szCs w:val="20"/>
                  </w:rPr>
                  <w:t>PUNTA_ARENAS</w:t>
                </w:r>
              </w:p>
            </w:tc>
            <w:tc>
              <w:tcPr>
                <w:tcW w:w="1275" w:type="dxa"/>
                <w:tcMar>
                  <w:top w:w="100" w:type="dxa"/>
                  <w:left w:w="100" w:type="dxa"/>
                  <w:bottom w:w="100" w:type="dxa"/>
                  <w:right w:w="100" w:type="dxa"/>
                </w:tcMar>
              </w:tcPr>
              <w:p w14:paraId="00000074" w14:textId="77777777" w:rsidR="009C42C3" w:rsidRDefault="00E7286B">
                <w:pPr>
                  <w:widowControl w:val="0"/>
                  <w:rPr>
                    <w:sz w:val="20"/>
                    <w:szCs w:val="20"/>
                  </w:rPr>
                </w:pPr>
                <w:r>
                  <w:rPr>
                    <w:sz w:val="20"/>
                    <w:szCs w:val="20"/>
                  </w:rPr>
                  <w:t>17:50</w:t>
                </w:r>
              </w:p>
            </w:tc>
            <w:tc>
              <w:tcPr>
                <w:tcW w:w="1275" w:type="dxa"/>
                <w:tcMar>
                  <w:top w:w="100" w:type="dxa"/>
                  <w:left w:w="100" w:type="dxa"/>
                  <w:bottom w:w="100" w:type="dxa"/>
                  <w:right w:w="100" w:type="dxa"/>
                </w:tcMar>
              </w:tcPr>
              <w:p w14:paraId="00000075" w14:textId="77777777" w:rsidR="009C42C3" w:rsidRDefault="00E7286B">
                <w:pPr>
                  <w:widowControl w:val="0"/>
                  <w:rPr>
                    <w:sz w:val="20"/>
                    <w:szCs w:val="20"/>
                  </w:rPr>
                </w:pPr>
                <w:r>
                  <w:rPr>
                    <w:sz w:val="20"/>
                    <w:szCs w:val="20"/>
                  </w:rPr>
                  <w:t>401</w:t>
                </w:r>
              </w:p>
            </w:tc>
            <w:tc>
              <w:tcPr>
                <w:tcW w:w="1125" w:type="dxa"/>
                <w:tcMar>
                  <w:top w:w="100" w:type="dxa"/>
                  <w:left w:w="100" w:type="dxa"/>
                  <w:bottom w:w="100" w:type="dxa"/>
                  <w:right w:w="100" w:type="dxa"/>
                </w:tcMar>
              </w:tcPr>
              <w:p w14:paraId="00000076" w14:textId="77777777" w:rsidR="009C42C3" w:rsidRDefault="00E7286B">
                <w:pPr>
                  <w:widowControl w:val="0"/>
                  <w:rPr>
                    <w:sz w:val="20"/>
                    <w:szCs w:val="20"/>
                  </w:rPr>
                </w:pPr>
                <w:r>
                  <w:rPr>
                    <w:sz w:val="20"/>
                    <w:szCs w:val="20"/>
                  </w:rPr>
                  <w:t>0.882</w:t>
                </w:r>
              </w:p>
            </w:tc>
            <w:tc>
              <w:tcPr>
                <w:tcW w:w="1260" w:type="dxa"/>
                <w:tcMar>
                  <w:top w:w="100" w:type="dxa"/>
                  <w:left w:w="100" w:type="dxa"/>
                  <w:bottom w:w="100" w:type="dxa"/>
                  <w:right w:w="100" w:type="dxa"/>
                </w:tcMar>
              </w:tcPr>
              <w:p w14:paraId="00000077" w14:textId="77777777" w:rsidR="009C42C3" w:rsidRDefault="00E7286B">
                <w:pPr>
                  <w:widowControl w:val="0"/>
                  <w:rPr>
                    <w:sz w:val="20"/>
                    <w:szCs w:val="20"/>
                  </w:rPr>
                </w:pPr>
                <w:r>
                  <w:rPr>
                    <w:sz w:val="20"/>
                    <w:szCs w:val="20"/>
                  </w:rPr>
                  <w:t>21.147</w:t>
                </w:r>
              </w:p>
            </w:tc>
            <w:tc>
              <w:tcPr>
                <w:tcW w:w="1680" w:type="dxa"/>
                <w:tcMar>
                  <w:top w:w="100" w:type="dxa"/>
                  <w:left w:w="100" w:type="dxa"/>
                  <w:bottom w:w="100" w:type="dxa"/>
                  <w:right w:w="100" w:type="dxa"/>
                </w:tcMar>
              </w:tcPr>
              <w:p w14:paraId="00000078" w14:textId="77777777" w:rsidR="009C42C3" w:rsidRDefault="00E7286B">
                <w:pPr>
                  <w:widowControl w:val="0"/>
                  <w:rPr>
                    <w:sz w:val="20"/>
                    <w:szCs w:val="20"/>
                  </w:rPr>
                </w:pPr>
                <w:r>
                  <w:rPr>
                    <w:sz w:val="20"/>
                    <w:szCs w:val="20"/>
                  </w:rPr>
                  <w:t>3.008</w:t>
                </w:r>
              </w:p>
            </w:tc>
          </w:tr>
        </w:tbl>
      </w:sdtContent>
    </w:sdt>
    <w:p w14:paraId="00000079" w14:textId="77777777" w:rsidR="009C42C3" w:rsidRDefault="00E7286B">
      <w:pPr>
        <w:spacing w:line="276" w:lineRule="auto"/>
      </w:pPr>
      <w:r>
        <w:t>.</w:t>
      </w:r>
    </w:p>
    <w:p w14:paraId="0000007A" w14:textId="77777777" w:rsidR="009C42C3" w:rsidRDefault="00E7286B">
      <w:pPr>
        <w:pStyle w:val="Heading2"/>
      </w:pPr>
      <w:bookmarkStart w:id="10" w:name="_heading=h.tybp1h9htxwx" w:colFirst="0" w:colLast="0"/>
      <w:bookmarkEnd w:id="10"/>
      <w:r>
        <w:t>Forest-17</w:t>
      </w:r>
    </w:p>
    <w:p w14:paraId="0000007B" w14:textId="77777777" w:rsidR="009C42C3" w:rsidRDefault="009C42C3">
      <w:pPr>
        <w:spacing w:line="276" w:lineRule="auto"/>
        <w:rPr>
          <w:rFonts w:ascii="Courier New" w:eastAsia="Courier New" w:hAnsi="Courier New" w:cs="Courier New"/>
          <w:sz w:val="22"/>
          <w:szCs w:val="22"/>
        </w:rPr>
      </w:pPr>
    </w:p>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5"/>
      </w:tblGrid>
      <w:tr w:rsidR="009C42C3" w14:paraId="3B298D78" w14:textId="77777777" w:rsidTr="2EDF9853">
        <w:tc>
          <w:tcPr>
            <w:tcW w:w="9165" w:type="dxa"/>
            <w:tcMar>
              <w:top w:w="100" w:type="dxa"/>
              <w:left w:w="100" w:type="dxa"/>
              <w:bottom w:w="100" w:type="dxa"/>
              <w:right w:w="100" w:type="dxa"/>
            </w:tcMar>
          </w:tcPr>
          <w:sdt>
            <w:sdtPr>
              <w:tag w:val="goog_rdk_3"/>
              <w:id w:val="154374533"/>
              <w:lock w:val="contentLocked"/>
            </w:sdtPr>
            <w:sdtContent>
              <w:p w14:paraId="0000007C" w14:textId="77777777" w:rsidR="009C42C3" w:rsidRDefault="2EDF9853" w:rsidP="2EDF9853">
                <w:pPr>
                  <w:spacing w:line="276" w:lineRule="auto"/>
                  <w:rPr>
                    <w:rFonts w:ascii="Arial" w:eastAsia="Arial" w:hAnsi="Arial" w:cs="Arial"/>
                    <w:sz w:val="18"/>
                    <w:szCs w:val="18"/>
                    <w:lang w:val="en-US"/>
                  </w:rPr>
                </w:pPr>
                <w:r w:rsidRPr="2EDF9853">
                  <w:rPr>
                    <w:rFonts w:ascii="Courier New" w:eastAsia="Courier New" w:hAnsi="Courier New" w:cs="Courier New"/>
                    <w:sz w:val="20"/>
                    <w:szCs w:val="20"/>
                    <w:lang w:val="en-US"/>
                  </w:rPr>
                  <w:t>1 90917U 00000AAA 26123.38823777  .00000000  00000-0  15851-2 0  9997</w:t>
                </w:r>
              </w:p>
              <w:p w14:paraId="0000007D" w14:textId="77777777" w:rsidR="009C42C3" w:rsidRDefault="2EDF9853" w:rsidP="2EDF9853">
                <w:pPr>
                  <w:spacing w:line="276" w:lineRule="auto"/>
                  <w:rPr>
                    <w:rFonts w:ascii="Courier New" w:eastAsia="Courier New" w:hAnsi="Courier New" w:cs="Courier New"/>
                    <w:sz w:val="18"/>
                    <w:szCs w:val="18"/>
                    <w:lang w:val="en-US"/>
                  </w:rPr>
                </w:pPr>
                <w:r w:rsidRPr="2EDF9853">
                  <w:rPr>
                    <w:rFonts w:ascii="Courier New" w:eastAsia="Courier New" w:hAnsi="Courier New" w:cs="Courier New"/>
                    <w:sz w:val="20"/>
                    <w:szCs w:val="20"/>
                    <w:lang w:val="en-US"/>
                  </w:rPr>
                  <w:t>2 90917  97.7396  21.6764 0005261 314.5846 344.9937 14.90540572    06</w:t>
                </w:r>
              </w:p>
            </w:sdtContent>
          </w:sdt>
        </w:tc>
      </w:tr>
    </w:tbl>
    <w:p w14:paraId="0000007E" w14:textId="77777777" w:rsidR="009C42C3" w:rsidRDefault="009C42C3">
      <w:pPr>
        <w:spacing w:line="276" w:lineRule="auto"/>
        <w:rPr>
          <w:rFonts w:ascii="Courier New" w:eastAsia="Courier New" w:hAnsi="Courier New" w:cs="Courier New"/>
          <w:sz w:val="22"/>
          <w:szCs w:val="22"/>
        </w:rPr>
      </w:pPr>
    </w:p>
    <w:sdt>
      <w:sdtPr>
        <w:tag w:val="goog_rdk_4"/>
        <w:id w:val="-415257288"/>
        <w:lock w:val="contentLocked"/>
      </w:sdtPr>
      <w:sdtContent>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275"/>
            <w:gridCol w:w="1275"/>
            <w:gridCol w:w="1125"/>
            <w:gridCol w:w="1260"/>
            <w:gridCol w:w="1680"/>
          </w:tblGrid>
          <w:tr w:rsidR="009C42C3" w14:paraId="4424F70E" w14:textId="77777777">
            <w:tc>
              <w:tcPr>
                <w:tcW w:w="1275" w:type="dxa"/>
                <w:tcMar>
                  <w:top w:w="100" w:type="dxa"/>
                  <w:left w:w="100" w:type="dxa"/>
                  <w:bottom w:w="100" w:type="dxa"/>
                  <w:right w:w="100" w:type="dxa"/>
                </w:tcMar>
              </w:tcPr>
              <w:p w14:paraId="0000007F" w14:textId="77777777" w:rsidR="009C42C3" w:rsidRDefault="00E7286B">
                <w:pPr>
                  <w:widowControl w:val="0"/>
                  <w:rPr>
                    <w:sz w:val="20"/>
                    <w:szCs w:val="20"/>
                  </w:rPr>
                </w:pPr>
                <w:r>
                  <w:rPr>
                    <w:sz w:val="20"/>
                    <w:szCs w:val="20"/>
                  </w:rPr>
                  <w:t>Time</w:t>
                </w:r>
              </w:p>
            </w:tc>
            <w:tc>
              <w:tcPr>
                <w:tcW w:w="1275" w:type="dxa"/>
                <w:tcMar>
                  <w:top w:w="100" w:type="dxa"/>
                  <w:left w:w="100" w:type="dxa"/>
                  <w:bottom w:w="100" w:type="dxa"/>
                  <w:right w:w="100" w:type="dxa"/>
                </w:tcMar>
              </w:tcPr>
              <w:p w14:paraId="00000080" w14:textId="77777777" w:rsidR="009C42C3" w:rsidRDefault="00E7286B">
                <w:pPr>
                  <w:widowControl w:val="0"/>
                  <w:rPr>
                    <w:sz w:val="20"/>
                    <w:szCs w:val="20"/>
                  </w:rPr>
                </w:pPr>
                <w:r>
                  <w:rPr>
                    <w:sz w:val="20"/>
                    <w:szCs w:val="20"/>
                  </w:rPr>
                  <w:t>Station</w:t>
                </w:r>
              </w:p>
            </w:tc>
            <w:tc>
              <w:tcPr>
                <w:tcW w:w="1275" w:type="dxa"/>
                <w:tcMar>
                  <w:top w:w="100" w:type="dxa"/>
                  <w:left w:w="100" w:type="dxa"/>
                  <w:bottom w:w="100" w:type="dxa"/>
                  <w:right w:w="100" w:type="dxa"/>
                </w:tcMar>
              </w:tcPr>
              <w:p w14:paraId="00000081" w14:textId="77777777" w:rsidR="009C42C3" w:rsidRDefault="00E7286B">
                <w:pPr>
                  <w:widowControl w:val="0"/>
                  <w:rPr>
                    <w:sz w:val="20"/>
                    <w:szCs w:val="20"/>
                  </w:rPr>
                </w:pPr>
                <w:r>
                  <w:rPr>
                    <w:sz w:val="20"/>
                    <w:szCs w:val="20"/>
                  </w:rPr>
                  <w:t>Duration</w:t>
                </w:r>
              </w:p>
            </w:tc>
            <w:tc>
              <w:tcPr>
                <w:tcW w:w="1275" w:type="dxa"/>
                <w:tcMar>
                  <w:top w:w="100" w:type="dxa"/>
                  <w:left w:w="100" w:type="dxa"/>
                  <w:bottom w:w="100" w:type="dxa"/>
                  <w:right w:w="100" w:type="dxa"/>
                </w:tcMar>
              </w:tcPr>
              <w:p w14:paraId="00000082" w14:textId="77777777" w:rsidR="009C42C3" w:rsidRDefault="00E7286B">
                <w:pPr>
                  <w:widowControl w:val="0"/>
                  <w:rPr>
                    <w:sz w:val="20"/>
                    <w:szCs w:val="20"/>
                  </w:rPr>
                </w:pPr>
                <w:r>
                  <w:rPr>
                    <w:sz w:val="20"/>
                    <w:szCs w:val="20"/>
                  </w:rPr>
                  <w:t>Samples</w:t>
                </w:r>
              </w:p>
            </w:tc>
            <w:tc>
              <w:tcPr>
                <w:tcW w:w="1125" w:type="dxa"/>
                <w:tcMar>
                  <w:top w:w="100" w:type="dxa"/>
                  <w:left w:w="100" w:type="dxa"/>
                  <w:bottom w:w="100" w:type="dxa"/>
                  <w:right w:w="100" w:type="dxa"/>
                </w:tcMar>
              </w:tcPr>
              <w:p w14:paraId="00000083" w14:textId="77777777" w:rsidR="009C42C3" w:rsidRDefault="00E7286B">
                <w:pPr>
                  <w:widowControl w:val="0"/>
                  <w:rPr>
                    <w:sz w:val="20"/>
                    <w:szCs w:val="20"/>
                  </w:rPr>
                </w:pPr>
                <w:r>
                  <w:rPr>
                    <w:sz w:val="20"/>
                    <w:szCs w:val="20"/>
                  </w:rPr>
                  <w:t>Variance</w:t>
                </w:r>
              </w:p>
            </w:tc>
            <w:tc>
              <w:tcPr>
                <w:tcW w:w="1260" w:type="dxa"/>
                <w:tcMar>
                  <w:top w:w="100" w:type="dxa"/>
                  <w:left w:w="100" w:type="dxa"/>
                  <w:bottom w:w="100" w:type="dxa"/>
                  <w:right w:w="100" w:type="dxa"/>
                </w:tcMar>
              </w:tcPr>
              <w:p w14:paraId="00000084" w14:textId="77777777" w:rsidR="009C42C3" w:rsidRDefault="00E7286B">
                <w:pPr>
                  <w:widowControl w:val="0"/>
                  <w:rPr>
                    <w:sz w:val="20"/>
                    <w:szCs w:val="20"/>
                  </w:rPr>
                </w:pPr>
                <w:r>
                  <w:rPr>
                    <w:sz w:val="20"/>
                    <w:szCs w:val="20"/>
                  </w:rPr>
                  <w:t>Prior (km)</w:t>
                </w:r>
              </w:p>
            </w:tc>
            <w:tc>
              <w:tcPr>
                <w:tcW w:w="1680" w:type="dxa"/>
                <w:tcMar>
                  <w:top w:w="100" w:type="dxa"/>
                  <w:left w:w="100" w:type="dxa"/>
                  <w:bottom w:w="100" w:type="dxa"/>
                  <w:right w:w="100" w:type="dxa"/>
                </w:tcMar>
              </w:tcPr>
              <w:p w14:paraId="00000085" w14:textId="77777777" w:rsidR="009C42C3" w:rsidRDefault="00E7286B">
                <w:pPr>
                  <w:widowControl w:val="0"/>
                  <w:rPr>
                    <w:sz w:val="20"/>
                    <w:szCs w:val="20"/>
                  </w:rPr>
                </w:pPr>
                <w:r>
                  <w:rPr>
                    <w:sz w:val="20"/>
                    <w:szCs w:val="20"/>
                  </w:rPr>
                  <w:t>Posterior (km)</w:t>
                </w:r>
              </w:p>
            </w:tc>
          </w:tr>
          <w:tr w:rsidR="009C42C3" w14:paraId="5926B258" w14:textId="77777777">
            <w:trPr>
              <w:trHeight w:val="432"/>
            </w:trPr>
            <w:tc>
              <w:tcPr>
                <w:tcW w:w="1275" w:type="dxa"/>
                <w:tcMar>
                  <w:top w:w="100" w:type="dxa"/>
                  <w:left w:w="100" w:type="dxa"/>
                  <w:bottom w:w="100" w:type="dxa"/>
                  <w:right w:w="100" w:type="dxa"/>
                </w:tcMar>
              </w:tcPr>
              <w:p w14:paraId="00000086" w14:textId="77777777" w:rsidR="009C42C3" w:rsidRDefault="00E7286B">
                <w:pPr>
                  <w:widowControl w:val="0"/>
                  <w:rPr>
                    <w:sz w:val="20"/>
                    <w:szCs w:val="20"/>
                  </w:rPr>
                </w:pPr>
                <w:r>
                  <w:rPr>
                    <w:sz w:val="20"/>
                    <w:szCs w:val="20"/>
                  </w:rPr>
                  <w:t>2026-05-03 20:03:32 UTC</w:t>
                </w:r>
              </w:p>
            </w:tc>
            <w:tc>
              <w:tcPr>
                <w:tcW w:w="1275" w:type="dxa"/>
                <w:tcMar>
                  <w:top w:w="100" w:type="dxa"/>
                  <w:left w:w="100" w:type="dxa"/>
                  <w:bottom w:w="100" w:type="dxa"/>
                  <w:right w:w="100" w:type="dxa"/>
                </w:tcMar>
              </w:tcPr>
              <w:p w14:paraId="00000087" w14:textId="77777777" w:rsidR="009C42C3" w:rsidRDefault="00E7286B">
                <w:pPr>
                  <w:widowControl w:val="0"/>
                  <w:rPr>
                    <w:sz w:val="20"/>
                    <w:szCs w:val="20"/>
                  </w:rPr>
                </w:pPr>
                <w:r>
                  <w:rPr>
                    <w:sz w:val="20"/>
                    <w:szCs w:val="20"/>
                  </w:rPr>
                  <w:t>HARTEBEESTHOEK</w:t>
                </w:r>
              </w:p>
            </w:tc>
            <w:tc>
              <w:tcPr>
                <w:tcW w:w="1275" w:type="dxa"/>
                <w:tcMar>
                  <w:top w:w="100" w:type="dxa"/>
                  <w:left w:w="100" w:type="dxa"/>
                  <w:bottom w:w="100" w:type="dxa"/>
                  <w:right w:w="100" w:type="dxa"/>
                </w:tcMar>
              </w:tcPr>
              <w:p w14:paraId="00000088" w14:textId="77777777" w:rsidR="009C42C3" w:rsidRDefault="00E7286B">
                <w:pPr>
                  <w:widowControl w:val="0"/>
                  <w:rPr>
                    <w:sz w:val="20"/>
                    <w:szCs w:val="20"/>
                  </w:rPr>
                </w:pPr>
                <w:r>
                  <w:rPr>
                    <w:sz w:val="20"/>
                    <w:szCs w:val="20"/>
                  </w:rPr>
                  <w:t>17:24</w:t>
                </w:r>
              </w:p>
            </w:tc>
            <w:tc>
              <w:tcPr>
                <w:tcW w:w="1275" w:type="dxa"/>
                <w:tcMar>
                  <w:top w:w="100" w:type="dxa"/>
                  <w:left w:w="100" w:type="dxa"/>
                  <w:bottom w:w="100" w:type="dxa"/>
                  <w:right w:w="100" w:type="dxa"/>
                </w:tcMar>
              </w:tcPr>
              <w:p w14:paraId="00000089" w14:textId="77777777" w:rsidR="009C42C3" w:rsidRDefault="00E7286B">
                <w:pPr>
                  <w:widowControl w:val="0"/>
                  <w:rPr>
                    <w:sz w:val="20"/>
                    <w:szCs w:val="20"/>
                  </w:rPr>
                </w:pPr>
                <w:r>
                  <w:rPr>
                    <w:sz w:val="20"/>
                    <w:szCs w:val="20"/>
                  </w:rPr>
                  <w:t>349</w:t>
                </w:r>
              </w:p>
            </w:tc>
            <w:tc>
              <w:tcPr>
                <w:tcW w:w="1125" w:type="dxa"/>
                <w:tcMar>
                  <w:top w:w="100" w:type="dxa"/>
                  <w:left w:w="100" w:type="dxa"/>
                  <w:bottom w:w="100" w:type="dxa"/>
                  <w:right w:w="100" w:type="dxa"/>
                </w:tcMar>
              </w:tcPr>
              <w:p w14:paraId="0000008A" w14:textId="77777777" w:rsidR="009C42C3" w:rsidRDefault="00E7286B">
                <w:pPr>
                  <w:widowControl w:val="0"/>
                  <w:rPr>
                    <w:sz w:val="20"/>
                    <w:szCs w:val="20"/>
                  </w:rPr>
                </w:pPr>
                <w:r>
                  <w:rPr>
                    <w:sz w:val="20"/>
                    <w:szCs w:val="20"/>
                  </w:rPr>
                  <w:t>4.453</w:t>
                </w:r>
              </w:p>
            </w:tc>
            <w:tc>
              <w:tcPr>
                <w:tcW w:w="1260" w:type="dxa"/>
                <w:tcMar>
                  <w:top w:w="100" w:type="dxa"/>
                  <w:left w:w="100" w:type="dxa"/>
                  <w:bottom w:w="100" w:type="dxa"/>
                  <w:right w:w="100" w:type="dxa"/>
                </w:tcMar>
              </w:tcPr>
              <w:p w14:paraId="0000008B" w14:textId="77777777" w:rsidR="009C42C3" w:rsidRDefault="00E7286B">
                <w:pPr>
                  <w:widowControl w:val="0"/>
                  <w:rPr>
                    <w:sz w:val="20"/>
                    <w:szCs w:val="20"/>
                  </w:rPr>
                </w:pPr>
                <w:r>
                  <w:rPr>
                    <w:sz w:val="20"/>
                    <w:szCs w:val="20"/>
                  </w:rPr>
                  <w:t>6.384</w:t>
                </w:r>
              </w:p>
            </w:tc>
            <w:tc>
              <w:tcPr>
                <w:tcW w:w="1680" w:type="dxa"/>
                <w:tcMar>
                  <w:top w:w="100" w:type="dxa"/>
                  <w:left w:w="100" w:type="dxa"/>
                  <w:bottom w:w="100" w:type="dxa"/>
                  <w:right w:w="100" w:type="dxa"/>
                </w:tcMar>
              </w:tcPr>
              <w:p w14:paraId="0000008C" w14:textId="77777777" w:rsidR="009C42C3" w:rsidRDefault="00E7286B">
                <w:pPr>
                  <w:widowControl w:val="0"/>
                  <w:rPr>
                    <w:sz w:val="20"/>
                    <w:szCs w:val="20"/>
                  </w:rPr>
                </w:pPr>
                <w:r>
                  <w:rPr>
                    <w:sz w:val="20"/>
                    <w:szCs w:val="20"/>
                  </w:rPr>
                  <w:t>24.862</w:t>
                </w:r>
              </w:p>
            </w:tc>
          </w:tr>
          <w:tr w:rsidR="009C42C3" w14:paraId="3C94C724" w14:textId="77777777">
            <w:trPr>
              <w:trHeight w:val="432"/>
            </w:trPr>
            <w:tc>
              <w:tcPr>
                <w:tcW w:w="1275" w:type="dxa"/>
                <w:tcMar>
                  <w:top w:w="100" w:type="dxa"/>
                  <w:left w:w="100" w:type="dxa"/>
                  <w:bottom w:w="100" w:type="dxa"/>
                  <w:right w:w="100" w:type="dxa"/>
                </w:tcMar>
              </w:tcPr>
              <w:p w14:paraId="0000008D" w14:textId="77777777" w:rsidR="009C42C3" w:rsidRDefault="00E7286B">
                <w:pPr>
                  <w:widowControl w:val="0"/>
                  <w:rPr>
                    <w:sz w:val="20"/>
                    <w:szCs w:val="20"/>
                  </w:rPr>
                </w:pPr>
                <w:r>
                  <w:rPr>
                    <w:sz w:val="20"/>
                    <w:szCs w:val="20"/>
                  </w:rPr>
                  <w:t>2026-05-03 21:51:59 UTC</w:t>
                </w:r>
              </w:p>
            </w:tc>
            <w:tc>
              <w:tcPr>
                <w:tcW w:w="1275" w:type="dxa"/>
                <w:tcMar>
                  <w:top w:w="100" w:type="dxa"/>
                  <w:left w:w="100" w:type="dxa"/>
                  <w:bottom w:w="100" w:type="dxa"/>
                  <w:right w:w="100" w:type="dxa"/>
                </w:tcMar>
              </w:tcPr>
              <w:p w14:paraId="0000008E" w14:textId="77777777" w:rsidR="009C42C3" w:rsidRDefault="00E7286B">
                <w:pPr>
                  <w:widowControl w:val="0"/>
                  <w:rPr>
                    <w:sz w:val="20"/>
                    <w:szCs w:val="20"/>
                  </w:rPr>
                </w:pPr>
                <w:r>
                  <w:rPr>
                    <w:sz w:val="20"/>
                    <w:szCs w:val="20"/>
                  </w:rPr>
                  <w:t>TROLL</w:t>
                </w:r>
              </w:p>
            </w:tc>
            <w:tc>
              <w:tcPr>
                <w:tcW w:w="1275" w:type="dxa"/>
                <w:tcMar>
                  <w:top w:w="100" w:type="dxa"/>
                  <w:left w:w="100" w:type="dxa"/>
                  <w:bottom w:w="100" w:type="dxa"/>
                  <w:right w:w="100" w:type="dxa"/>
                </w:tcMar>
              </w:tcPr>
              <w:p w14:paraId="0000008F" w14:textId="77777777" w:rsidR="009C42C3" w:rsidRDefault="00E7286B">
                <w:pPr>
                  <w:widowControl w:val="0"/>
                  <w:rPr>
                    <w:sz w:val="20"/>
                    <w:szCs w:val="20"/>
                  </w:rPr>
                </w:pPr>
                <w:r>
                  <w:rPr>
                    <w:sz w:val="20"/>
                    <w:szCs w:val="20"/>
                  </w:rPr>
                  <w:t>17:45</w:t>
                </w:r>
              </w:p>
            </w:tc>
            <w:tc>
              <w:tcPr>
                <w:tcW w:w="1275" w:type="dxa"/>
                <w:tcMar>
                  <w:top w:w="100" w:type="dxa"/>
                  <w:left w:w="100" w:type="dxa"/>
                  <w:bottom w:w="100" w:type="dxa"/>
                  <w:right w:w="100" w:type="dxa"/>
                </w:tcMar>
              </w:tcPr>
              <w:p w14:paraId="00000090" w14:textId="77777777" w:rsidR="009C42C3" w:rsidRDefault="00E7286B">
                <w:pPr>
                  <w:widowControl w:val="0"/>
                  <w:rPr>
                    <w:sz w:val="20"/>
                    <w:szCs w:val="20"/>
                  </w:rPr>
                </w:pPr>
                <w:r>
                  <w:rPr>
                    <w:sz w:val="20"/>
                    <w:szCs w:val="20"/>
                  </w:rPr>
                  <w:t>370</w:t>
                </w:r>
              </w:p>
            </w:tc>
            <w:tc>
              <w:tcPr>
                <w:tcW w:w="1125" w:type="dxa"/>
                <w:tcMar>
                  <w:top w:w="100" w:type="dxa"/>
                  <w:left w:w="100" w:type="dxa"/>
                  <w:bottom w:w="100" w:type="dxa"/>
                  <w:right w:w="100" w:type="dxa"/>
                </w:tcMar>
              </w:tcPr>
              <w:p w14:paraId="00000091" w14:textId="77777777" w:rsidR="009C42C3" w:rsidRDefault="00E7286B">
                <w:pPr>
                  <w:widowControl w:val="0"/>
                  <w:rPr>
                    <w:sz w:val="20"/>
                    <w:szCs w:val="20"/>
                  </w:rPr>
                </w:pPr>
                <w:r>
                  <w:rPr>
                    <w:sz w:val="20"/>
                    <w:szCs w:val="20"/>
                  </w:rPr>
                  <w:t>1.246</w:t>
                </w:r>
              </w:p>
            </w:tc>
            <w:tc>
              <w:tcPr>
                <w:tcW w:w="1260" w:type="dxa"/>
                <w:tcMar>
                  <w:top w:w="100" w:type="dxa"/>
                  <w:left w:w="100" w:type="dxa"/>
                  <w:bottom w:w="100" w:type="dxa"/>
                  <w:right w:w="100" w:type="dxa"/>
                </w:tcMar>
              </w:tcPr>
              <w:p w14:paraId="00000092" w14:textId="77777777" w:rsidR="009C42C3" w:rsidRDefault="00E7286B">
                <w:pPr>
                  <w:widowControl w:val="0"/>
                  <w:rPr>
                    <w:sz w:val="20"/>
                    <w:szCs w:val="20"/>
                  </w:rPr>
                </w:pPr>
                <w:r>
                  <w:rPr>
                    <w:sz w:val="20"/>
                    <w:szCs w:val="20"/>
                  </w:rPr>
                  <w:t>7.167</w:t>
                </w:r>
              </w:p>
            </w:tc>
            <w:tc>
              <w:tcPr>
                <w:tcW w:w="1680" w:type="dxa"/>
                <w:tcMar>
                  <w:top w:w="100" w:type="dxa"/>
                  <w:left w:w="100" w:type="dxa"/>
                  <w:bottom w:w="100" w:type="dxa"/>
                  <w:right w:w="100" w:type="dxa"/>
                </w:tcMar>
              </w:tcPr>
              <w:p w14:paraId="00000093" w14:textId="77777777" w:rsidR="009C42C3" w:rsidRDefault="00E7286B">
                <w:pPr>
                  <w:widowControl w:val="0"/>
                  <w:rPr>
                    <w:sz w:val="20"/>
                    <w:szCs w:val="20"/>
                  </w:rPr>
                </w:pPr>
                <w:r>
                  <w:rPr>
                    <w:sz w:val="20"/>
                    <w:szCs w:val="20"/>
                  </w:rPr>
                  <w:t>3.838</w:t>
                </w:r>
              </w:p>
            </w:tc>
          </w:tr>
          <w:tr w:rsidR="009C42C3" w14:paraId="32A87C82" w14:textId="77777777">
            <w:trPr>
              <w:trHeight w:val="432"/>
            </w:trPr>
            <w:tc>
              <w:tcPr>
                <w:tcW w:w="1275" w:type="dxa"/>
                <w:tcMar>
                  <w:top w:w="100" w:type="dxa"/>
                  <w:left w:w="100" w:type="dxa"/>
                  <w:bottom w:w="100" w:type="dxa"/>
                  <w:right w:w="100" w:type="dxa"/>
                </w:tcMar>
              </w:tcPr>
              <w:p w14:paraId="00000094" w14:textId="77777777" w:rsidR="009C42C3" w:rsidRDefault="00E7286B">
                <w:pPr>
                  <w:widowControl w:val="0"/>
                  <w:rPr>
                    <w:sz w:val="20"/>
                    <w:szCs w:val="20"/>
                  </w:rPr>
                </w:pPr>
                <w:r>
                  <w:rPr>
                    <w:sz w:val="20"/>
                    <w:szCs w:val="20"/>
                  </w:rPr>
                  <w:t>2026-05-04 01:02:54 UTC</w:t>
                </w:r>
              </w:p>
            </w:tc>
            <w:tc>
              <w:tcPr>
                <w:tcW w:w="1275" w:type="dxa"/>
                <w:tcMar>
                  <w:top w:w="100" w:type="dxa"/>
                  <w:left w:w="100" w:type="dxa"/>
                  <w:bottom w:w="100" w:type="dxa"/>
                  <w:right w:w="100" w:type="dxa"/>
                </w:tcMar>
              </w:tcPr>
              <w:p w14:paraId="00000095" w14:textId="77777777" w:rsidR="009C42C3" w:rsidRDefault="00E7286B">
                <w:pPr>
                  <w:widowControl w:val="0"/>
                  <w:rPr>
                    <w:sz w:val="20"/>
                    <w:szCs w:val="20"/>
                  </w:rPr>
                </w:pPr>
                <w:r>
                  <w:rPr>
                    <w:sz w:val="20"/>
                    <w:szCs w:val="20"/>
                  </w:rPr>
                  <w:t>PUNTA_ARENAS</w:t>
                </w:r>
              </w:p>
            </w:tc>
            <w:tc>
              <w:tcPr>
                <w:tcW w:w="1275" w:type="dxa"/>
                <w:tcMar>
                  <w:top w:w="100" w:type="dxa"/>
                  <w:left w:w="100" w:type="dxa"/>
                  <w:bottom w:w="100" w:type="dxa"/>
                  <w:right w:w="100" w:type="dxa"/>
                </w:tcMar>
              </w:tcPr>
              <w:p w14:paraId="00000096" w14:textId="77777777" w:rsidR="009C42C3" w:rsidRDefault="00E7286B">
                <w:pPr>
                  <w:widowControl w:val="0"/>
                  <w:rPr>
                    <w:sz w:val="20"/>
                    <w:szCs w:val="20"/>
                  </w:rPr>
                </w:pPr>
                <w:r>
                  <w:rPr>
                    <w:sz w:val="20"/>
                    <w:szCs w:val="20"/>
                  </w:rPr>
                  <w:t>15:47</w:t>
                </w:r>
              </w:p>
            </w:tc>
            <w:tc>
              <w:tcPr>
                <w:tcW w:w="1275" w:type="dxa"/>
                <w:tcMar>
                  <w:top w:w="100" w:type="dxa"/>
                  <w:left w:w="100" w:type="dxa"/>
                  <w:bottom w:w="100" w:type="dxa"/>
                  <w:right w:w="100" w:type="dxa"/>
                </w:tcMar>
              </w:tcPr>
              <w:p w14:paraId="00000097" w14:textId="77777777" w:rsidR="009C42C3" w:rsidRDefault="00E7286B">
                <w:pPr>
                  <w:widowControl w:val="0"/>
                  <w:rPr>
                    <w:sz w:val="20"/>
                    <w:szCs w:val="20"/>
                  </w:rPr>
                </w:pPr>
                <w:r>
                  <w:rPr>
                    <w:sz w:val="20"/>
                    <w:szCs w:val="20"/>
                  </w:rPr>
                  <w:t>344</w:t>
                </w:r>
              </w:p>
            </w:tc>
            <w:tc>
              <w:tcPr>
                <w:tcW w:w="1125" w:type="dxa"/>
                <w:tcMar>
                  <w:top w:w="100" w:type="dxa"/>
                  <w:left w:w="100" w:type="dxa"/>
                  <w:bottom w:w="100" w:type="dxa"/>
                  <w:right w:w="100" w:type="dxa"/>
                </w:tcMar>
              </w:tcPr>
              <w:p w14:paraId="00000098" w14:textId="77777777" w:rsidR="009C42C3" w:rsidRDefault="00E7286B">
                <w:pPr>
                  <w:widowControl w:val="0"/>
                  <w:rPr>
                    <w:sz w:val="20"/>
                    <w:szCs w:val="20"/>
                  </w:rPr>
                </w:pPr>
                <w:r>
                  <w:rPr>
                    <w:sz w:val="20"/>
                    <w:szCs w:val="20"/>
                  </w:rPr>
                  <w:t>11.569</w:t>
                </w:r>
              </w:p>
            </w:tc>
            <w:tc>
              <w:tcPr>
                <w:tcW w:w="1260" w:type="dxa"/>
                <w:tcMar>
                  <w:top w:w="100" w:type="dxa"/>
                  <w:left w:w="100" w:type="dxa"/>
                  <w:bottom w:w="100" w:type="dxa"/>
                  <w:right w:w="100" w:type="dxa"/>
                </w:tcMar>
              </w:tcPr>
              <w:p w14:paraId="00000099" w14:textId="77777777" w:rsidR="009C42C3" w:rsidRDefault="00E7286B">
                <w:pPr>
                  <w:widowControl w:val="0"/>
                  <w:rPr>
                    <w:sz w:val="20"/>
                    <w:szCs w:val="20"/>
                  </w:rPr>
                </w:pPr>
                <w:r>
                  <w:rPr>
                    <w:sz w:val="20"/>
                    <w:szCs w:val="20"/>
                  </w:rPr>
                  <w:t>8.305</w:t>
                </w:r>
              </w:p>
            </w:tc>
            <w:tc>
              <w:tcPr>
                <w:tcW w:w="1680" w:type="dxa"/>
                <w:tcMar>
                  <w:top w:w="100" w:type="dxa"/>
                  <w:left w:w="100" w:type="dxa"/>
                  <w:bottom w:w="100" w:type="dxa"/>
                  <w:right w:w="100" w:type="dxa"/>
                </w:tcMar>
              </w:tcPr>
              <w:p w14:paraId="0000009A" w14:textId="77777777" w:rsidR="009C42C3" w:rsidRDefault="00E7286B">
                <w:pPr>
                  <w:widowControl w:val="0"/>
                  <w:rPr>
                    <w:sz w:val="20"/>
                    <w:szCs w:val="20"/>
                  </w:rPr>
                </w:pPr>
                <w:r>
                  <w:rPr>
                    <w:sz w:val="20"/>
                    <w:szCs w:val="20"/>
                  </w:rPr>
                  <w:t>4.468</w:t>
                </w:r>
              </w:p>
            </w:tc>
          </w:tr>
        </w:tbl>
      </w:sdtContent>
    </w:sdt>
    <w:p w14:paraId="0000009B" w14:textId="77777777" w:rsidR="009C42C3" w:rsidRDefault="009C42C3">
      <w:pPr>
        <w:spacing w:line="276" w:lineRule="auto"/>
      </w:pPr>
    </w:p>
    <w:p w14:paraId="0000009C" w14:textId="77777777" w:rsidR="009C42C3" w:rsidRDefault="00E7286B">
      <w:pPr>
        <w:pStyle w:val="Heading2"/>
      </w:pPr>
      <w:bookmarkStart w:id="11" w:name="_heading=h.rh90lqvb7fa3" w:colFirst="0" w:colLast="0"/>
      <w:bookmarkEnd w:id="11"/>
      <w:r>
        <w:t>Forest-18</w:t>
      </w:r>
    </w:p>
    <w:p w14:paraId="0000009D" w14:textId="77777777" w:rsidR="009C42C3" w:rsidRDefault="009C42C3"/>
    <w:tbl>
      <w:tblPr>
        <w:tblW w:w="9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0"/>
      </w:tblGrid>
      <w:tr w:rsidR="009C42C3" w14:paraId="04BD4532" w14:textId="77777777" w:rsidTr="2EDF9853">
        <w:tc>
          <w:tcPr>
            <w:tcW w:w="9150" w:type="dxa"/>
            <w:tcMar>
              <w:top w:w="100" w:type="dxa"/>
              <w:left w:w="100" w:type="dxa"/>
              <w:bottom w:w="100" w:type="dxa"/>
              <w:right w:w="100" w:type="dxa"/>
            </w:tcMar>
          </w:tcPr>
          <w:sdt>
            <w:sdtPr>
              <w:tag w:val="goog_rdk_5"/>
              <w:id w:val="935468670"/>
              <w:lock w:val="contentLocked"/>
            </w:sdtPr>
            <w:sdtContent>
              <w:p w14:paraId="0000009E" w14:textId="77777777" w:rsidR="009C42C3" w:rsidRDefault="2EDF9853" w:rsidP="2EDF9853">
                <w:pPr>
                  <w:spacing w:line="276" w:lineRule="auto"/>
                  <w:rPr>
                    <w:rFonts w:ascii="Arial" w:eastAsia="Arial" w:hAnsi="Arial" w:cs="Arial"/>
                    <w:sz w:val="18"/>
                    <w:szCs w:val="18"/>
                    <w:lang w:val="en-US"/>
                  </w:rPr>
                </w:pPr>
                <w:r w:rsidRPr="2EDF9853">
                  <w:rPr>
                    <w:rFonts w:ascii="Courier New" w:eastAsia="Courier New" w:hAnsi="Courier New" w:cs="Courier New"/>
                    <w:sz w:val="20"/>
                    <w:szCs w:val="20"/>
                    <w:lang w:val="en-US"/>
                  </w:rPr>
                  <w:t>1 90918U 00000AAA 26123.38910698  .00000000  00000-0  15851-2 0  9997</w:t>
                </w:r>
              </w:p>
              <w:p w14:paraId="0000009F" w14:textId="77777777" w:rsidR="009C42C3" w:rsidRDefault="2EDF9853" w:rsidP="2EDF9853">
                <w:pPr>
                  <w:spacing w:line="276" w:lineRule="auto"/>
                  <w:rPr>
                    <w:sz w:val="22"/>
                    <w:szCs w:val="22"/>
                    <w:lang w:val="en-US"/>
                  </w:rPr>
                </w:pPr>
                <w:r w:rsidRPr="2EDF9853">
                  <w:rPr>
                    <w:rFonts w:ascii="Courier New" w:eastAsia="Courier New" w:hAnsi="Courier New" w:cs="Courier New"/>
                    <w:sz w:val="20"/>
                    <w:szCs w:val="20"/>
                    <w:lang w:val="en-US"/>
                  </w:rPr>
                  <w:t>2 90918  97.7376  21.6797 0001897  93.2348 211.0047 14.92051430    08</w:t>
                </w:r>
              </w:p>
            </w:sdtContent>
          </w:sdt>
        </w:tc>
      </w:tr>
    </w:tbl>
    <w:p w14:paraId="000000A0" w14:textId="77777777" w:rsidR="009C42C3" w:rsidRDefault="009C42C3">
      <w:pPr>
        <w:spacing w:line="276" w:lineRule="auto"/>
        <w:rPr>
          <w:rFonts w:ascii="Arial" w:eastAsia="Arial" w:hAnsi="Arial" w:cs="Arial"/>
          <w:sz w:val="20"/>
          <w:szCs w:val="20"/>
        </w:rPr>
      </w:pPr>
    </w:p>
    <w:sdt>
      <w:sdtPr>
        <w:tag w:val="goog_rdk_6"/>
        <w:id w:val="1340488776"/>
        <w:lock w:val="contentLocked"/>
      </w:sdtPr>
      <w:sdtContent>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275"/>
            <w:gridCol w:w="1275"/>
            <w:gridCol w:w="1125"/>
            <w:gridCol w:w="1260"/>
            <w:gridCol w:w="1680"/>
          </w:tblGrid>
          <w:tr w:rsidR="009C42C3" w14:paraId="6C144AF4" w14:textId="77777777">
            <w:tc>
              <w:tcPr>
                <w:tcW w:w="1275" w:type="dxa"/>
                <w:tcMar>
                  <w:top w:w="100" w:type="dxa"/>
                  <w:left w:w="100" w:type="dxa"/>
                  <w:bottom w:w="100" w:type="dxa"/>
                  <w:right w:w="100" w:type="dxa"/>
                </w:tcMar>
              </w:tcPr>
              <w:p w14:paraId="000000A1" w14:textId="77777777" w:rsidR="009C42C3" w:rsidRDefault="00E7286B">
                <w:pPr>
                  <w:widowControl w:val="0"/>
                  <w:rPr>
                    <w:sz w:val="20"/>
                    <w:szCs w:val="20"/>
                  </w:rPr>
                </w:pPr>
                <w:r>
                  <w:rPr>
                    <w:sz w:val="20"/>
                    <w:szCs w:val="20"/>
                  </w:rPr>
                  <w:t>Time</w:t>
                </w:r>
              </w:p>
            </w:tc>
            <w:tc>
              <w:tcPr>
                <w:tcW w:w="1275" w:type="dxa"/>
                <w:tcMar>
                  <w:top w:w="100" w:type="dxa"/>
                  <w:left w:w="100" w:type="dxa"/>
                  <w:bottom w:w="100" w:type="dxa"/>
                  <w:right w:w="100" w:type="dxa"/>
                </w:tcMar>
              </w:tcPr>
              <w:p w14:paraId="000000A2" w14:textId="77777777" w:rsidR="009C42C3" w:rsidRDefault="00E7286B">
                <w:pPr>
                  <w:widowControl w:val="0"/>
                  <w:rPr>
                    <w:sz w:val="20"/>
                    <w:szCs w:val="20"/>
                  </w:rPr>
                </w:pPr>
                <w:r>
                  <w:rPr>
                    <w:sz w:val="20"/>
                    <w:szCs w:val="20"/>
                  </w:rPr>
                  <w:t>Station</w:t>
                </w:r>
              </w:p>
            </w:tc>
            <w:tc>
              <w:tcPr>
                <w:tcW w:w="1275" w:type="dxa"/>
                <w:tcMar>
                  <w:top w:w="100" w:type="dxa"/>
                  <w:left w:w="100" w:type="dxa"/>
                  <w:bottom w:w="100" w:type="dxa"/>
                  <w:right w:w="100" w:type="dxa"/>
                </w:tcMar>
              </w:tcPr>
              <w:p w14:paraId="000000A3" w14:textId="77777777" w:rsidR="009C42C3" w:rsidRDefault="00E7286B">
                <w:pPr>
                  <w:widowControl w:val="0"/>
                  <w:rPr>
                    <w:sz w:val="20"/>
                    <w:szCs w:val="20"/>
                  </w:rPr>
                </w:pPr>
                <w:r>
                  <w:rPr>
                    <w:sz w:val="20"/>
                    <w:szCs w:val="20"/>
                  </w:rPr>
                  <w:t>Duration</w:t>
                </w:r>
              </w:p>
            </w:tc>
            <w:tc>
              <w:tcPr>
                <w:tcW w:w="1275" w:type="dxa"/>
                <w:tcMar>
                  <w:top w:w="100" w:type="dxa"/>
                  <w:left w:w="100" w:type="dxa"/>
                  <w:bottom w:w="100" w:type="dxa"/>
                  <w:right w:w="100" w:type="dxa"/>
                </w:tcMar>
              </w:tcPr>
              <w:p w14:paraId="000000A4" w14:textId="77777777" w:rsidR="009C42C3" w:rsidRDefault="00E7286B">
                <w:pPr>
                  <w:widowControl w:val="0"/>
                  <w:rPr>
                    <w:sz w:val="20"/>
                    <w:szCs w:val="20"/>
                  </w:rPr>
                </w:pPr>
                <w:r>
                  <w:rPr>
                    <w:sz w:val="20"/>
                    <w:szCs w:val="20"/>
                  </w:rPr>
                  <w:t>Samples</w:t>
                </w:r>
              </w:p>
            </w:tc>
            <w:tc>
              <w:tcPr>
                <w:tcW w:w="1125" w:type="dxa"/>
                <w:tcMar>
                  <w:top w:w="100" w:type="dxa"/>
                  <w:left w:w="100" w:type="dxa"/>
                  <w:bottom w:w="100" w:type="dxa"/>
                  <w:right w:w="100" w:type="dxa"/>
                </w:tcMar>
              </w:tcPr>
              <w:p w14:paraId="000000A5" w14:textId="77777777" w:rsidR="009C42C3" w:rsidRDefault="00E7286B">
                <w:pPr>
                  <w:widowControl w:val="0"/>
                  <w:rPr>
                    <w:sz w:val="20"/>
                    <w:szCs w:val="20"/>
                  </w:rPr>
                </w:pPr>
                <w:r>
                  <w:rPr>
                    <w:sz w:val="20"/>
                    <w:szCs w:val="20"/>
                  </w:rPr>
                  <w:t>Variance</w:t>
                </w:r>
              </w:p>
            </w:tc>
            <w:tc>
              <w:tcPr>
                <w:tcW w:w="1260" w:type="dxa"/>
                <w:tcMar>
                  <w:top w:w="100" w:type="dxa"/>
                  <w:left w:w="100" w:type="dxa"/>
                  <w:bottom w:w="100" w:type="dxa"/>
                  <w:right w:w="100" w:type="dxa"/>
                </w:tcMar>
              </w:tcPr>
              <w:p w14:paraId="000000A6" w14:textId="77777777" w:rsidR="009C42C3" w:rsidRDefault="00E7286B">
                <w:pPr>
                  <w:widowControl w:val="0"/>
                  <w:rPr>
                    <w:sz w:val="20"/>
                    <w:szCs w:val="20"/>
                  </w:rPr>
                </w:pPr>
                <w:r>
                  <w:rPr>
                    <w:sz w:val="20"/>
                    <w:szCs w:val="20"/>
                  </w:rPr>
                  <w:t>Prior (km)</w:t>
                </w:r>
              </w:p>
            </w:tc>
            <w:tc>
              <w:tcPr>
                <w:tcW w:w="1680" w:type="dxa"/>
                <w:tcMar>
                  <w:top w:w="100" w:type="dxa"/>
                  <w:left w:w="100" w:type="dxa"/>
                  <w:bottom w:w="100" w:type="dxa"/>
                  <w:right w:w="100" w:type="dxa"/>
                </w:tcMar>
              </w:tcPr>
              <w:p w14:paraId="000000A7" w14:textId="77777777" w:rsidR="009C42C3" w:rsidRDefault="00E7286B">
                <w:pPr>
                  <w:widowControl w:val="0"/>
                  <w:rPr>
                    <w:sz w:val="20"/>
                    <w:szCs w:val="20"/>
                  </w:rPr>
                </w:pPr>
                <w:r>
                  <w:rPr>
                    <w:sz w:val="20"/>
                    <w:szCs w:val="20"/>
                  </w:rPr>
                  <w:t>Posterior (km)</w:t>
                </w:r>
              </w:p>
            </w:tc>
          </w:tr>
          <w:tr w:rsidR="009C42C3" w14:paraId="618C70E5" w14:textId="77777777">
            <w:trPr>
              <w:trHeight w:val="432"/>
            </w:trPr>
            <w:tc>
              <w:tcPr>
                <w:tcW w:w="1275" w:type="dxa"/>
                <w:tcMar>
                  <w:top w:w="100" w:type="dxa"/>
                  <w:left w:w="100" w:type="dxa"/>
                  <w:bottom w:w="100" w:type="dxa"/>
                  <w:right w:w="100" w:type="dxa"/>
                </w:tcMar>
              </w:tcPr>
              <w:p w14:paraId="000000A8" w14:textId="77777777" w:rsidR="009C42C3" w:rsidRDefault="00E7286B">
                <w:pPr>
                  <w:widowControl w:val="0"/>
                  <w:rPr>
                    <w:sz w:val="20"/>
                    <w:szCs w:val="20"/>
                  </w:rPr>
                </w:pPr>
                <w:r>
                  <w:rPr>
                    <w:sz w:val="20"/>
                    <w:szCs w:val="20"/>
                  </w:rPr>
                  <w:t>2026-05-03 17:07:14 UTC</w:t>
                </w:r>
              </w:p>
            </w:tc>
            <w:tc>
              <w:tcPr>
                <w:tcW w:w="1275" w:type="dxa"/>
                <w:tcMar>
                  <w:top w:w="100" w:type="dxa"/>
                  <w:left w:w="100" w:type="dxa"/>
                  <w:bottom w:w="100" w:type="dxa"/>
                  <w:right w:w="100" w:type="dxa"/>
                </w:tcMar>
              </w:tcPr>
              <w:p w14:paraId="000000A9" w14:textId="77777777" w:rsidR="009C42C3" w:rsidRDefault="00E7286B">
                <w:pPr>
                  <w:widowControl w:val="0"/>
                  <w:rPr>
                    <w:sz w:val="20"/>
                    <w:szCs w:val="20"/>
                  </w:rPr>
                </w:pPr>
                <w:r>
                  <w:rPr>
                    <w:sz w:val="20"/>
                    <w:szCs w:val="20"/>
                  </w:rPr>
                  <w:t>PUNTA_ARENAS</w:t>
                </w:r>
              </w:p>
            </w:tc>
            <w:tc>
              <w:tcPr>
                <w:tcW w:w="1275" w:type="dxa"/>
                <w:tcMar>
                  <w:top w:w="100" w:type="dxa"/>
                  <w:left w:w="100" w:type="dxa"/>
                  <w:bottom w:w="100" w:type="dxa"/>
                  <w:right w:w="100" w:type="dxa"/>
                </w:tcMar>
              </w:tcPr>
              <w:p w14:paraId="000000AA" w14:textId="77777777" w:rsidR="009C42C3" w:rsidRDefault="00E7286B">
                <w:pPr>
                  <w:widowControl w:val="0"/>
                  <w:rPr>
                    <w:sz w:val="20"/>
                    <w:szCs w:val="20"/>
                  </w:rPr>
                </w:pPr>
                <w:r>
                  <w:rPr>
                    <w:sz w:val="20"/>
                    <w:szCs w:val="20"/>
                  </w:rPr>
                  <w:t>28:08</w:t>
                </w:r>
              </w:p>
            </w:tc>
            <w:tc>
              <w:tcPr>
                <w:tcW w:w="1275" w:type="dxa"/>
                <w:tcMar>
                  <w:top w:w="100" w:type="dxa"/>
                  <w:left w:w="100" w:type="dxa"/>
                  <w:bottom w:w="100" w:type="dxa"/>
                  <w:right w:w="100" w:type="dxa"/>
                </w:tcMar>
              </w:tcPr>
              <w:p w14:paraId="000000AB" w14:textId="77777777" w:rsidR="009C42C3" w:rsidRDefault="00E7286B">
                <w:pPr>
                  <w:widowControl w:val="0"/>
                  <w:rPr>
                    <w:sz w:val="20"/>
                    <w:szCs w:val="20"/>
                  </w:rPr>
                </w:pPr>
                <w:r>
                  <w:rPr>
                    <w:sz w:val="20"/>
                    <w:szCs w:val="20"/>
                  </w:rPr>
                  <w:t>471</w:t>
                </w:r>
              </w:p>
            </w:tc>
            <w:tc>
              <w:tcPr>
                <w:tcW w:w="1125" w:type="dxa"/>
                <w:tcMar>
                  <w:top w:w="100" w:type="dxa"/>
                  <w:left w:w="100" w:type="dxa"/>
                  <w:bottom w:w="100" w:type="dxa"/>
                  <w:right w:w="100" w:type="dxa"/>
                </w:tcMar>
              </w:tcPr>
              <w:p w14:paraId="000000AC" w14:textId="77777777" w:rsidR="009C42C3" w:rsidRDefault="00E7286B">
                <w:pPr>
                  <w:widowControl w:val="0"/>
                  <w:rPr>
                    <w:sz w:val="20"/>
                    <w:szCs w:val="20"/>
                  </w:rPr>
                </w:pPr>
                <w:r>
                  <w:rPr>
                    <w:sz w:val="20"/>
                    <w:szCs w:val="20"/>
                  </w:rPr>
                  <w:t>8.299</w:t>
                </w:r>
              </w:p>
            </w:tc>
            <w:tc>
              <w:tcPr>
                <w:tcW w:w="1260" w:type="dxa"/>
                <w:tcMar>
                  <w:top w:w="100" w:type="dxa"/>
                  <w:left w:w="100" w:type="dxa"/>
                  <w:bottom w:w="100" w:type="dxa"/>
                  <w:right w:w="100" w:type="dxa"/>
                </w:tcMar>
              </w:tcPr>
              <w:p w14:paraId="000000AD" w14:textId="77777777" w:rsidR="009C42C3" w:rsidRDefault="00E7286B">
                <w:pPr>
                  <w:widowControl w:val="0"/>
                  <w:rPr>
                    <w:sz w:val="20"/>
                    <w:szCs w:val="20"/>
                  </w:rPr>
                </w:pPr>
                <w:r>
                  <w:rPr>
                    <w:sz w:val="20"/>
                    <w:szCs w:val="20"/>
                  </w:rPr>
                  <w:t>9.917</w:t>
                </w:r>
              </w:p>
            </w:tc>
            <w:tc>
              <w:tcPr>
                <w:tcW w:w="1680" w:type="dxa"/>
                <w:tcMar>
                  <w:top w:w="100" w:type="dxa"/>
                  <w:left w:w="100" w:type="dxa"/>
                  <w:bottom w:w="100" w:type="dxa"/>
                  <w:right w:w="100" w:type="dxa"/>
                </w:tcMar>
              </w:tcPr>
              <w:p w14:paraId="000000AE" w14:textId="77777777" w:rsidR="009C42C3" w:rsidRDefault="00E7286B">
                <w:pPr>
                  <w:widowControl w:val="0"/>
                  <w:rPr>
                    <w:sz w:val="20"/>
                    <w:szCs w:val="20"/>
                  </w:rPr>
                </w:pPr>
                <w:r>
                  <w:rPr>
                    <w:sz w:val="20"/>
                    <w:szCs w:val="20"/>
                  </w:rPr>
                  <w:t>10.767</w:t>
                </w:r>
              </w:p>
            </w:tc>
          </w:tr>
          <w:tr w:rsidR="009C42C3" w14:paraId="63D3DD93" w14:textId="77777777">
            <w:trPr>
              <w:trHeight w:val="432"/>
            </w:trPr>
            <w:tc>
              <w:tcPr>
                <w:tcW w:w="1275" w:type="dxa"/>
                <w:tcMar>
                  <w:top w:w="100" w:type="dxa"/>
                  <w:left w:w="100" w:type="dxa"/>
                  <w:bottom w:w="100" w:type="dxa"/>
                  <w:right w:w="100" w:type="dxa"/>
                </w:tcMar>
              </w:tcPr>
              <w:p w14:paraId="000000AF" w14:textId="77777777" w:rsidR="009C42C3" w:rsidRDefault="00E7286B">
                <w:pPr>
                  <w:widowControl w:val="0"/>
                  <w:rPr>
                    <w:sz w:val="20"/>
                    <w:szCs w:val="20"/>
                  </w:rPr>
                </w:pPr>
                <w:r>
                  <w:rPr>
                    <w:sz w:val="20"/>
                    <w:szCs w:val="20"/>
                  </w:rPr>
                  <w:t>2026-05-03 20:15:20 UTC</w:t>
                </w:r>
              </w:p>
            </w:tc>
            <w:tc>
              <w:tcPr>
                <w:tcW w:w="1275" w:type="dxa"/>
                <w:tcMar>
                  <w:top w:w="100" w:type="dxa"/>
                  <w:left w:w="100" w:type="dxa"/>
                  <w:bottom w:w="100" w:type="dxa"/>
                  <w:right w:w="100" w:type="dxa"/>
                </w:tcMar>
              </w:tcPr>
              <w:p w14:paraId="000000B0" w14:textId="77777777" w:rsidR="009C42C3" w:rsidRDefault="00E7286B">
                <w:pPr>
                  <w:widowControl w:val="0"/>
                  <w:rPr>
                    <w:sz w:val="20"/>
                    <w:szCs w:val="20"/>
                  </w:rPr>
                </w:pPr>
                <w:r>
                  <w:rPr>
                    <w:sz w:val="20"/>
                    <w:szCs w:val="20"/>
                  </w:rPr>
                  <w:t>TROLL</w:t>
                </w:r>
              </w:p>
            </w:tc>
            <w:tc>
              <w:tcPr>
                <w:tcW w:w="1275" w:type="dxa"/>
                <w:tcMar>
                  <w:top w:w="100" w:type="dxa"/>
                  <w:left w:w="100" w:type="dxa"/>
                  <w:bottom w:w="100" w:type="dxa"/>
                  <w:right w:w="100" w:type="dxa"/>
                </w:tcMar>
              </w:tcPr>
              <w:p w14:paraId="000000B1" w14:textId="77777777" w:rsidR="009C42C3" w:rsidRDefault="00E7286B">
                <w:pPr>
                  <w:widowControl w:val="0"/>
                  <w:rPr>
                    <w:sz w:val="20"/>
                    <w:szCs w:val="20"/>
                  </w:rPr>
                </w:pPr>
                <w:r>
                  <w:rPr>
                    <w:sz w:val="20"/>
                    <w:szCs w:val="20"/>
                  </w:rPr>
                  <w:t>17:49</w:t>
                </w:r>
              </w:p>
            </w:tc>
            <w:tc>
              <w:tcPr>
                <w:tcW w:w="1275" w:type="dxa"/>
                <w:tcMar>
                  <w:top w:w="100" w:type="dxa"/>
                  <w:left w:w="100" w:type="dxa"/>
                  <w:bottom w:w="100" w:type="dxa"/>
                  <w:right w:w="100" w:type="dxa"/>
                </w:tcMar>
              </w:tcPr>
              <w:p w14:paraId="000000B2" w14:textId="77777777" w:rsidR="009C42C3" w:rsidRDefault="00E7286B">
                <w:pPr>
                  <w:widowControl w:val="0"/>
                  <w:rPr>
                    <w:sz w:val="20"/>
                    <w:szCs w:val="20"/>
                  </w:rPr>
                </w:pPr>
                <w:r>
                  <w:rPr>
                    <w:sz w:val="20"/>
                    <w:szCs w:val="20"/>
                  </w:rPr>
                  <w:t>341</w:t>
                </w:r>
              </w:p>
            </w:tc>
            <w:tc>
              <w:tcPr>
                <w:tcW w:w="1125" w:type="dxa"/>
                <w:tcMar>
                  <w:top w:w="100" w:type="dxa"/>
                  <w:left w:w="100" w:type="dxa"/>
                  <w:bottom w:w="100" w:type="dxa"/>
                  <w:right w:w="100" w:type="dxa"/>
                </w:tcMar>
              </w:tcPr>
              <w:p w14:paraId="000000B3" w14:textId="77777777" w:rsidR="009C42C3" w:rsidRDefault="00E7286B">
                <w:pPr>
                  <w:widowControl w:val="0"/>
                  <w:rPr>
                    <w:sz w:val="20"/>
                    <w:szCs w:val="20"/>
                  </w:rPr>
                </w:pPr>
                <w:r>
                  <w:rPr>
                    <w:sz w:val="20"/>
                    <w:szCs w:val="20"/>
                  </w:rPr>
                  <w:t>0.517</w:t>
                </w:r>
              </w:p>
            </w:tc>
            <w:tc>
              <w:tcPr>
                <w:tcW w:w="1260" w:type="dxa"/>
                <w:tcMar>
                  <w:top w:w="100" w:type="dxa"/>
                  <w:left w:w="100" w:type="dxa"/>
                  <w:bottom w:w="100" w:type="dxa"/>
                  <w:right w:w="100" w:type="dxa"/>
                </w:tcMar>
              </w:tcPr>
              <w:p w14:paraId="000000B4" w14:textId="77777777" w:rsidR="009C42C3" w:rsidRDefault="00E7286B">
                <w:pPr>
                  <w:widowControl w:val="0"/>
                  <w:rPr>
                    <w:sz w:val="20"/>
                    <w:szCs w:val="20"/>
                  </w:rPr>
                </w:pPr>
                <w:r>
                  <w:rPr>
                    <w:sz w:val="20"/>
                    <w:szCs w:val="20"/>
                  </w:rPr>
                  <w:t>15.370</w:t>
                </w:r>
              </w:p>
            </w:tc>
            <w:tc>
              <w:tcPr>
                <w:tcW w:w="1680" w:type="dxa"/>
                <w:tcMar>
                  <w:top w:w="100" w:type="dxa"/>
                  <w:left w:w="100" w:type="dxa"/>
                  <w:bottom w:w="100" w:type="dxa"/>
                  <w:right w:w="100" w:type="dxa"/>
                </w:tcMar>
              </w:tcPr>
              <w:p w14:paraId="000000B5" w14:textId="77777777" w:rsidR="009C42C3" w:rsidRDefault="00E7286B">
                <w:pPr>
                  <w:widowControl w:val="0"/>
                  <w:rPr>
                    <w:sz w:val="20"/>
                    <w:szCs w:val="20"/>
                  </w:rPr>
                </w:pPr>
                <w:r>
                  <w:rPr>
                    <w:sz w:val="20"/>
                    <w:szCs w:val="20"/>
                  </w:rPr>
                  <w:t>1.351</w:t>
                </w:r>
              </w:p>
            </w:tc>
          </w:tr>
          <w:tr w:rsidR="009C42C3" w14:paraId="51E84F2E" w14:textId="77777777">
            <w:trPr>
              <w:trHeight w:val="432"/>
            </w:trPr>
            <w:tc>
              <w:tcPr>
                <w:tcW w:w="1275" w:type="dxa"/>
                <w:tcMar>
                  <w:top w:w="100" w:type="dxa"/>
                  <w:left w:w="100" w:type="dxa"/>
                  <w:bottom w:w="100" w:type="dxa"/>
                  <w:right w:w="100" w:type="dxa"/>
                </w:tcMar>
              </w:tcPr>
              <w:p w14:paraId="000000B6" w14:textId="77777777" w:rsidR="009C42C3" w:rsidRDefault="00E7286B">
                <w:pPr>
                  <w:widowControl w:val="0"/>
                  <w:rPr>
                    <w:sz w:val="20"/>
                    <w:szCs w:val="20"/>
                  </w:rPr>
                </w:pPr>
                <w:r>
                  <w:rPr>
                    <w:sz w:val="20"/>
                    <w:szCs w:val="20"/>
                  </w:rPr>
                  <w:t>2026-05-03 21:12:35 UTC</w:t>
                </w:r>
              </w:p>
            </w:tc>
            <w:tc>
              <w:tcPr>
                <w:tcW w:w="1275" w:type="dxa"/>
                <w:tcMar>
                  <w:top w:w="100" w:type="dxa"/>
                  <w:left w:w="100" w:type="dxa"/>
                  <w:bottom w:w="100" w:type="dxa"/>
                  <w:right w:w="100" w:type="dxa"/>
                </w:tcMar>
              </w:tcPr>
              <w:p w14:paraId="000000B7" w14:textId="77777777" w:rsidR="009C42C3" w:rsidRDefault="00E7286B">
                <w:pPr>
                  <w:widowControl w:val="0"/>
                  <w:rPr>
                    <w:sz w:val="20"/>
                    <w:szCs w:val="20"/>
                  </w:rPr>
                </w:pPr>
                <w:r>
                  <w:rPr>
                    <w:sz w:val="20"/>
                    <w:szCs w:val="20"/>
                  </w:rPr>
                  <w:t>SVALSAT</w:t>
                </w:r>
              </w:p>
            </w:tc>
            <w:tc>
              <w:tcPr>
                <w:tcW w:w="1275" w:type="dxa"/>
                <w:tcMar>
                  <w:top w:w="100" w:type="dxa"/>
                  <w:left w:w="100" w:type="dxa"/>
                  <w:bottom w:w="100" w:type="dxa"/>
                  <w:right w:w="100" w:type="dxa"/>
                </w:tcMar>
              </w:tcPr>
              <w:p w14:paraId="000000B8" w14:textId="77777777" w:rsidR="009C42C3" w:rsidRDefault="00E7286B">
                <w:pPr>
                  <w:widowControl w:val="0"/>
                  <w:rPr>
                    <w:sz w:val="20"/>
                    <w:szCs w:val="20"/>
                  </w:rPr>
                </w:pPr>
                <w:r>
                  <w:rPr>
                    <w:sz w:val="20"/>
                    <w:szCs w:val="20"/>
                  </w:rPr>
                  <w:t>12:03</w:t>
                </w:r>
              </w:p>
            </w:tc>
            <w:tc>
              <w:tcPr>
                <w:tcW w:w="1275" w:type="dxa"/>
                <w:tcMar>
                  <w:top w:w="100" w:type="dxa"/>
                  <w:left w:w="100" w:type="dxa"/>
                  <w:bottom w:w="100" w:type="dxa"/>
                  <w:right w:w="100" w:type="dxa"/>
                </w:tcMar>
              </w:tcPr>
              <w:p w14:paraId="000000B9" w14:textId="77777777" w:rsidR="009C42C3" w:rsidRDefault="00E7286B">
                <w:pPr>
                  <w:widowControl w:val="0"/>
                  <w:rPr>
                    <w:sz w:val="20"/>
                    <w:szCs w:val="20"/>
                  </w:rPr>
                </w:pPr>
                <w:r>
                  <w:rPr>
                    <w:sz w:val="20"/>
                    <w:szCs w:val="20"/>
                  </w:rPr>
                  <w:t>336</w:t>
                </w:r>
              </w:p>
            </w:tc>
            <w:tc>
              <w:tcPr>
                <w:tcW w:w="1125" w:type="dxa"/>
                <w:tcMar>
                  <w:top w:w="100" w:type="dxa"/>
                  <w:left w:w="100" w:type="dxa"/>
                  <w:bottom w:w="100" w:type="dxa"/>
                  <w:right w:w="100" w:type="dxa"/>
                </w:tcMar>
              </w:tcPr>
              <w:p w14:paraId="000000BA" w14:textId="77777777" w:rsidR="009C42C3" w:rsidRDefault="00E7286B">
                <w:pPr>
                  <w:widowControl w:val="0"/>
                  <w:rPr>
                    <w:sz w:val="20"/>
                    <w:szCs w:val="20"/>
                  </w:rPr>
                </w:pPr>
                <w:r>
                  <w:rPr>
                    <w:sz w:val="20"/>
                    <w:szCs w:val="20"/>
                  </w:rPr>
                  <w:t>5.297</w:t>
                </w:r>
              </w:p>
            </w:tc>
            <w:tc>
              <w:tcPr>
                <w:tcW w:w="1260" w:type="dxa"/>
                <w:tcMar>
                  <w:top w:w="100" w:type="dxa"/>
                  <w:left w:w="100" w:type="dxa"/>
                  <w:bottom w:w="100" w:type="dxa"/>
                  <w:right w:w="100" w:type="dxa"/>
                </w:tcMar>
              </w:tcPr>
              <w:p w14:paraId="000000BB" w14:textId="77777777" w:rsidR="009C42C3" w:rsidRDefault="00E7286B">
                <w:pPr>
                  <w:widowControl w:val="0"/>
                  <w:rPr>
                    <w:sz w:val="20"/>
                    <w:szCs w:val="20"/>
                  </w:rPr>
                </w:pPr>
                <w:r>
                  <w:rPr>
                    <w:sz w:val="20"/>
                    <w:szCs w:val="20"/>
                  </w:rPr>
                  <w:t>14.452</w:t>
                </w:r>
              </w:p>
            </w:tc>
            <w:tc>
              <w:tcPr>
                <w:tcW w:w="1680" w:type="dxa"/>
                <w:tcMar>
                  <w:top w:w="100" w:type="dxa"/>
                  <w:left w:w="100" w:type="dxa"/>
                  <w:bottom w:w="100" w:type="dxa"/>
                  <w:right w:w="100" w:type="dxa"/>
                </w:tcMar>
              </w:tcPr>
              <w:p w14:paraId="000000BC" w14:textId="77777777" w:rsidR="009C42C3" w:rsidRDefault="00E7286B">
                <w:pPr>
                  <w:widowControl w:val="0"/>
                  <w:rPr>
                    <w:sz w:val="20"/>
                    <w:szCs w:val="20"/>
                  </w:rPr>
                </w:pPr>
                <w:r>
                  <w:rPr>
                    <w:sz w:val="20"/>
                    <w:szCs w:val="20"/>
                  </w:rPr>
                  <w:t>4.779</w:t>
                </w:r>
              </w:p>
            </w:tc>
          </w:tr>
          <w:tr w:rsidR="009C42C3" w14:paraId="58327E70" w14:textId="77777777">
            <w:trPr>
              <w:trHeight w:val="432"/>
            </w:trPr>
            <w:tc>
              <w:tcPr>
                <w:tcW w:w="1275" w:type="dxa"/>
                <w:tcMar>
                  <w:top w:w="100" w:type="dxa"/>
                  <w:left w:w="100" w:type="dxa"/>
                  <w:bottom w:w="100" w:type="dxa"/>
                  <w:right w:w="100" w:type="dxa"/>
                </w:tcMar>
              </w:tcPr>
              <w:p w14:paraId="000000BD" w14:textId="77777777" w:rsidR="009C42C3" w:rsidRDefault="00E7286B">
                <w:pPr>
                  <w:widowControl w:val="0"/>
                  <w:rPr>
                    <w:sz w:val="20"/>
                    <w:szCs w:val="20"/>
                  </w:rPr>
                </w:pPr>
                <w:r>
                  <w:rPr>
                    <w:sz w:val="20"/>
                    <w:szCs w:val="20"/>
                  </w:rPr>
                  <w:t>2026-05-03 22:47:18 UTC</w:t>
                </w:r>
              </w:p>
            </w:tc>
            <w:tc>
              <w:tcPr>
                <w:tcW w:w="1275" w:type="dxa"/>
                <w:tcMar>
                  <w:top w:w="100" w:type="dxa"/>
                  <w:left w:w="100" w:type="dxa"/>
                  <w:bottom w:w="100" w:type="dxa"/>
                  <w:right w:w="100" w:type="dxa"/>
                </w:tcMar>
              </w:tcPr>
              <w:p w14:paraId="000000BE" w14:textId="77777777" w:rsidR="009C42C3" w:rsidRDefault="00E7286B">
                <w:pPr>
                  <w:widowControl w:val="0"/>
                  <w:rPr>
                    <w:sz w:val="20"/>
                    <w:szCs w:val="20"/>
                  </w:rPr>
                </w:pPr>
                <w:r>
                  <w:rPr>
                    <w:sz w:val="20"/>
                    <w:szCs w:val="20"/>
                  </w:rPr>
                  <w:t>SVALSAT</w:t>
                </w:r>
              </w:p>
            </w:tc>
            <w:tc>
              <w:tcPr>
                <w:tcW w:w="1275" w:type="dxa"/>
                <w:tcMar>
                  <w:top w:w="100" w:type="dxa"/>
                  <w:left w:w="100" w:type="dxa"/>
                  <w:bottom w:w="100" w:type="dxa"/>
                  <w:right w:w="100" w:type="dxa"/>
                </w:tcMar>
              </w:tcPr>
              <w:p w14:paraId="000000BF" w14:textId="77777777" w:rsidR="009C42C3" w:rsidRDefault="00E7286B">
                <w:pPr>
                  <w:widowControl w:val="0"/>
                  <w:rPr>
                    <w:sz w:val="20"/>
                    <w:szCs w:val="20"/>
                  </w:rPr>
                </w:pPr>
                <w:r>
                  <w:rPr>
                    <w:sz w:val="20"/>
                    <w:szCs w:val="20"/>
                  </w:rPr>
                  <w:t>17:40</w:t>
                </w:r>
              </w:p>
            </w:tc>
            <w:tc>
              <w:tcPr>
                <w:tcW w:w="1275" w:type="dxa"/>
                <w:tcMar>
                  <w:top w:w="100" w:type="dxa"/>
                  <w:left w:w="100" w:type="dxa"/>
                  <w:bottom w:w="100" w:type="dxa"/>
                  <w:right w:w="100" w:type="dxa"/>
                </w:tcMar>
              </w:tcPr>
              <w:p w14:paraId="000000C0" w14:textId="77777777" w:rsidR="009C42C3" w:rsidRDefault="00E7286B">
                <w:pPr>
                  <w:widowControl w:val="0"/>
                  <w:rPr>
                    <w:sz w:val="20"/>
                    <w:szCs w:val="20"/>
                  </w:rPr>
                </w:pPr>
                <w:r>
                  <w:rPr>
                    <w:sz w:val="20"/>
                    <w:szCs w:val="20"/>
                  </w:rPr>
                  <w:t>339</w:t>
                </w:r>
              </w:p>
            </w:tc>
            <w:tc>
              <w:tcPr>
                <w:tcW w:w="1125" w:type="dxa"/>
                <w:tcMar>
                  <w:top w:w="100" w:type="dxa"/>
                  <w:left w:w="100" w:type="dxa"/>
                  <w:bottom w:w="100" w:type="dxa"/>
                  <w:right w:w="100" w:type="dxa"/>
                </w:tcMar>
              </w:tcPr>
              <w:p w14:paraId="000000C1" w14:textId="77777777" w:rsidR="009C42C3" w:rsidRDefault="00E7286B">
                <w:pPr>
                  <w:widowControl w:val="0"/>
                  <w:rPr>
                    <w:sz w:val="20"/>
                    <w:szCs w:val="20"/>
                  </w:rPr>
                </w:pPr>
                <w:r>
                  <w:rPr>
                    <w:sz w:val="20"/>
                    <w:szCs w:val="20"/>
                  </w:rPr>
                  <w:t>1.240</w:t>
                </w:r>
              </w:p>
            </w:tc>
            <w:tc>
              <w:tcPr>
                <w:tcW w:w="1260" w:type="dxa"/>
                <w:tcMar>
                  <w:top w:w="100" w:type="dxa"/>
                  <w:left w:w="100" w:type="dxa"/>
                  <w:bottom w:w="100" w:type="dxa"/>
                  <w:right w:w="100" w:type="dxa"/>
                </w:tcMar>
              </w:tcPr>
              <w:p w14:paraId="000000C2" w14:textId="77777777" w:rsidR="009C42C3" w:rsidRDefault="00E7286B">
                <w:pPr>
                  <w:widowControl w:val="0"/>
                  <w:rPr>
                    <w:sz w:val="20"/>
                    <w:szCs w:val="20"/>
                  </w:rPr>
                </w:pPr>
                <w:r>
                  <w:rPr>
                    <w:sz w:val="20"/>
                    <w:szCs w:val="20"/>
                  </w:rPr>
                  <w:t>16.722</w:t>
                </w:r>
              </w:p>
            </w:tc>
            <w:tc>
              <w:tcPr>
                <w:tcW w:w="1680" w:type="dxa"/>
                <w:tcMar>
                  <w:top w:w="100" w:type="dxa"/>
                  <w:left w:w="100" w:type="dxa"/>
                  <w:bottom w:w="100" w:type="dxa"/>
                  <w:right w:w="100" w:type="dxa"/>
                </w:tcMar>
              </w:tcPr>
              <w:p w14:paraId="000000C3" w14:textId="77777777" w:rsidR="009C42C3" w:rsidRDefault="00E7286B">
                <w:pPr>
                  <w:widowControl w:val="0"/>
                  <w:rPr>
                    <w:sz w:val="20"/>
                    <w:szCs w:val="20"/>
                  </w:rPr>
                </w:pPr>
                <w:r>
                  <w:rPr>
                    <w:sz w:val="20"/>
                    <w:szCs w:val="20"/>
                  </w:rPr>
                  <w:t>0.288</w:t>
                </w:r>
              </w:p>
            </w:tc>
          </w:tr>
          <w:tr w:rsidR="009C42C3" w14:paraId="242969A7" w14:textId="77777777">
            <w:trPr>
              <w:trHeight w:val="432"/>
            </w:trPr>
            <w:tc>
              <w:tcPr>
                <w:tcW w:w="1275" w:type="dxa"/>
                <w:tcMar>
                  <w:top w:w="100" w:type="dxa"/>
                  <w:left w:w="100" w:type="dxa"/>
                  <w:bottom w:w="100" w:type="dxa"/>
                  <w:right w:w="100" w:type="dxa"/>
                </w:tcMar>
              </w:tcPr>
              <w:p w14:paraId="000000C4" w14:textId="77777777" w:rsidR="009C42C3" w:rsidRDefault="00E7286B">
                <w:pPr>
                  <w:widowControl w:val="0"/>
                  <w:rPr>
                    <w:sz w:val="20"/>
                    <w:szCs w:val="20"/>
                  </w:rPr>
                </w:pPr>
                <w:r>
                  <w:rPr>
                    <w:sz w:val="20"/>
                    <w:szCs w:val="20"/>
                  </w:rPr>
                  <w:t>2026-05-03 23:28:25 UTC</w:t>
                </w:r>
              </w:p>
            </w:tc>
            <w:tc>
              <w:tcPr>
                <w:tcW w:w="1275" w:type="dxa"/>
                <w:tcMar>
                  <w:top w:w="100" w:type="dxa"/>
                  <w:left w:w="100" w:type="dxa"/>
                  <w:bottom w:w="100" w:type="dxa"/>
                  <w:right w:w="100" w:type="dxa"/>
                </w:tcMar>
              </w:tcPr>
              <w:p w14:paraId="000000C5" w14:textId="77777777" w:rsidR="009C42C3" w:rsidRDefault="00E7286B">
                <w:pPr>
                  <w:widowControl w:val="0"/>
                  <w:rPr>
                    <w:sz w:val="20"/>
                    <w:szCs w:val="20"/>
                  </w:rPr>
                </w:pPr>
                <w:r>
                  <w:rPr>
                    <w:sz w:val="20"/>
                    <w:szCs w:val="20"/>
                  </w:rPr>
                  <w:t>TROLL</w:t>
                </w:r>
              </w:p>
            </w:tc>
            <w:tc>
              <w:tcPr>
                <w:tcW w:w="1275" w:type="dxa"/>
                <w:tcMar>
                  <w:top w:w="100" w:type="dxa"/>
                  <w:left w:w="100" w:type="dxa"/>
                  <w:bottom w:w="100" w:type="dxa"/>
                  <w:right w:w="100" w:type="dxa"/>
                </w:tcMar>
              </w:tcPr>
              <w:p w14:paraId="000000C6" w14:textId="77777777" w:rsidR="009C42C3" w:rsidRDefault="00E7286B">
                <w:pPr>
                  <w:widowControl w:val="0"/>
                  <w:rPr>
                    <w:sz w:val="20"/>
                    <w:szCs w:val="20"/>
                  </w:rPr>
                </w:pPr>
                <w:r>
                  <w:rPr>
                    <w:sz w:val="20"/>
                    <w:szCs w:val="20"/>
                  </w:rPr>
                  <w:t>16:21</w:t>
                </w:r>
              </w:p>
            </w:tc>
            <w:tc>
              <w:tcPr>
                <w:tcW w:w="1275" w:type="dxa"/>
                <w:tcMar>
                  <w:top w:w="100" w:type="dxa"/>
                  <w:left w:w="100" w:type="dxa"/>
                  <w:bottom w:w="100" w:type="dxa"/>
                  <w:right w:w="100" w:type="dxa"/>
                </w:tcMar>
              </w:tcPr>
              <w:p w14:paraId="000000C7" w14:textId="77777777" w:rsidR="009C42C3" w:rsidRDefault="00E7286B">
                <w:pPr>
                  <w:widowControl w:val="0"/>
                  <w:rPr>
                    <w:sz w:val="20"/>
                    <w:szCs w:val="20"/>
                  </w:rPr>
                </w:pPr>
                <w:r>
                  <w:rPr>
                    <w:sz w:val="20"/>
                    <w:szCs w:val="20"/>
                  </w:rPr>
                  <w:t>322</w:t>
                </w:r>
              </w:p>
            </w:tc>
            <w:tc>
              <w:tcPr>
                <w:tcW w:w="1125" w:type="dxa"/>
                <w:tcMar>
                  <w:top w:w="100" w:type="dxa"/>
                  <w:left w:w="100" w:type="dxa"/>
                  <w:bottom w:w="100" w:type="dxa"/>
                  <w:right w:w="100" w:type="dxa"/>
                </w:tcMar>
              </w:tcPr>
              <w:p w14:paraId="000000C8" w14:textId="77777777" w:rsidR="009C42C3" w:rsidRDefault="00E7286B">
                <w:pPr>
                  <w:widowControl w:val="0"/>
                  <w:rPr>
                    <w:sz w:val="20"/>
                    <w:szCs w:val="20"/>
                  </w:rPr>
                </w:pPr>
                <w:r>
                  <w:rPr>
                    <w:sz w:val="20"/>
                    <w:szCs w:val="20"/>
                  </w:rPr>
                  <w:t>14.807</w:t>
                </w:r>
              </w:p>
            </w:tc>
            <w:tc>
              <w:tcPr>
                <w:tcW w:w="1260" w:type="dxa"/>
                <w:tcMar>
                  <w:top w:w="100" w:type="dxa"/>
                  <w:left w:w="100" w:type="dxa"/>
                  <w:bottom w:w="100" w:type="dxa"/>
                  <w:right w:w="100" w:type="dxa"/>
                </w:tcMar>
              </w:tcPr>
              <w:p w14:paraId="000000C9" w14:textId="77777777" w:rsidR="009C42C3" w:rsidRDefault="00E7286B">
                <w:pPr>
                  <w:widowControl w:val="0"/>
                  <w:rPr>
                    <w:sz w:val="20"/>
                    <w:szCs w:val="20"/>
                  </w:rPr>
                </w:pPr>
                <w:r>
                  <w:rPr>
                    <w:sz w:val="20"/>
                    <w:szCs w:val="20"/>
                  </w:rPr>
                  <w:t>19.570</w:t>
                </w:r>
              </w:p>
            </w:tc>
            <w:tc>
              <w:tcPr>
                <w:tcW w:w="1680" w:type="dxa"/>
                <w:tcMar>
                  <w:top w:w="100" w:type="dxa"/>
                  <w:left w:w="100" w:type="dxa"/>
                  <w:bottom w:w="100" w:type="dxa"/>
                  <w:right w:w="100" w:type="dxa"/>
                </w:tcMar>
              </w:tcPr>
              <w:p w14:paraId="000000CA" w14:textId="77777777" w:rsidR="009C42C3" w:rsidRDefault="00E7286B">
                <w:pPr>
                  <w:widowControl w:val="0"/>
                  <w:rPr>
                    <w:sz w:val="20"/>
                    <w:szCs w:val="20"/>
                  </w:rPr>
                </w:pPr>
                <w:r>
                  <w:rPr>
                    <w:sz w:val="20"/>
                    <w:szCs w:val="20"/>
                  </w:rPr>
                  <w:t>1.372</w:t>
                </w:r>
              </w:p>
            </w:tc>
          </w:tr>
        </w:tbl>
      </w:sdtContent>
    </w:sdt>
    <w:p w14:paraId="000000CB" w14:textId="294F4C9A" w:rsidR="009C42C3" w:rsidRDefault="00E7286B">
      <w:pPr>
        <w:pStyle w:val="Heading2"/>
      </w:pPr>
      <w:r>
        <w:t>Forest-19</w:t>
      </w:r>
    </w:p>
    <w:p w14:paraId="000000CC" w14:textId="77777777" w:rsidR="009C42C3" w:rsidRDefault="009C42C3">
      <w:pPr>
        <w:rPr>
          <w:sz w:val="22"/>
          <w:szCs w:val="22"/>
        </w:rPr>
      </w:pPr>
    </w:p>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5"/>
      </w:tblGrid>
      <w:tr w:rsidR="009C42C3" w14:paraId="63C6F2C6" w14:textId="77777777" w:rsidTr="2EDF9853">
        <w:tc>
          <w:tcPr>
            <w:tcW w:w="9165" w:type="dxa"/>
            <w:tcMar>
              <w:top w:w="100" w:type="dxa"/>
              <w:left w:w="100" w:type="dxa"/>
              <w:bottom w:w="100" w:type="dxa"/>
              <w:right w:w="100" w:type="dxa"/>
            </w:tcMar>
          </w:tcPr>
          <w:sdt>
            <w:sdtPr>
              <w:tag w:val="goog_rdk_7"/>
              <w:id w:val="2002154628"/>
              <w:lock w:val="contentLocked"/>
            </w:sdtPr>
            <w:sdtContent>
              <w:p w14:paraId="000000CD" w14:textId="77777777" w:rsidR="009C42C3" w:rsidRDefault="2EDF9853" w:rsidP="2EDF9853">
                <w:pPr>
                  <w:spacing w:line="276" w:lineRule="auto"/>
                  <w:rPr>
                    <w:rFonts w:ascii="Arial" w:eastAsia="Arial" w:hAnsi="Arial" w:cs="Arial"/>
                    <w:sz w:val="18"/>
                    <w:szCs w:val="18"/>
                    <w:lang w:val="en-US"/>
                  </w:rPr>
                </w:pPr>
                <w:r w:rsidRPr="2EDF9853">
                  <w:rPr>
                    <w:rFonts w:ascii="Courier New" w:eastAsia="Courier New" w:hAnsi="Courier New" w:cs="Courier New"/>
                    <w:sz w:val="20"/>
                    <w:szCs w:val="20"/>
                    <w:lang w:val="en-US"/>
                  </w:rPr>
                  <w:t>1 90919U 00000AAA 26123.38960698  .00000000  00000-0  15851-2 0  9993</w:t>
                </w:r>
              </w:p>
              <w:p w14:paraId="000000CE" w14:textId="77777777" w:rsidR="009C42C3" w:rsidRDefault="2EDF9853" w:rsidP="2EDF9853">
                <w:pPr>
                  <w:spacing w:line="276" w:lineRule="auto"/>
                  <w:rPr>
                    <w:sz w:val="22"/>
                    <w:szCs w:val="22"/>
                    <w:lang w:val="en-US"/>
                  </w:rPr>
                </w:pPr>
                <w:r w:rsidRPr="2EDF9853">
                  <w:rPr>
                    <w:rFonts w:ascii="Courier New" w:eastAsia="Courier New" w:hAnsi="Courier New" w:cs="Courier New"/>
                    <w:sz w:val="20"/>
                    <w:szCs w:val="20"/>
                    <w:lang w:val="en-US"/>
                  </w:rPr>
                  <w:t>2 90919  97.7424  21.6734 0001942 141.5194 165.3859 14.92112300    07</w:t>
                </w:r>
              </w:p>
            </w:sdtContent>
          </w:sdt>
        </w:tc>
      </w:tr>
    </w:tbl>
    <w:p w14:paraId="000000CF" w14:textId="77777777" w:rsidR="009C42C3" w:rsidRDefault="009C42C3">
      <w:pPr>
        <w:spacing w:line="276" w:lineRule="auto"/>
        <w:rPr>
          <w:rFonts w:ascii="Arial" w:eastAsia="Arial" w:hAnsi="Arial" w:cs="Arial"/>
          <w:sz w:val="20"/>
          <w:szCs w:val="20"/>
        </w:rPr>
      </w:pPr>
    </w:p>
    <w:sdt>
      <w:sdtPr>
        <w:tag w:val="goog_rdk_8"/>
        <w:id w:val="930324192"/>
        <w:lock w:val="contentLocked"/>
      </w:sdtPr>
      <w:sdtContent>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275"/>
            <w:gridCol w:w="1275"/>
            <w:gridCol w:w="1125"/>
            <w:gridCol w:w="1260"/>
            <w:gridCol w:w="1680"/>
          </w:tblGrid>
          <w:tr w:rsidR="009C42C3" w14:paraId="625C7E3A" w14:textId="77777777">
            <w:tc>
              <w:tcPr>
                <w:tcW w:w="1275" w:type="dxa"/>
                <w:tcMar>
                  <w:top w:w="100" w:type="dxa"/>
                  <w:left w:w="100" w:type="dxa"/>
                  <w:bottom w:w="100" w:type="dxa"/>
                  <w:right w:w="100" w:type="dxa"/>
                </w:tcMar>
              </w:tcPr>
              <w:p w14:paraId="000000D0" w14:textId="77777777" w:rsidR="009C42C3" w:rsidRDefault="00E7286B">
                <w:pPr>
                  <w:widowControl w:val="0"/>
                  <w:rPr>
                    <w:sz w:val="20"/>
                    <w:szCs w:val="20"/>
                  </w:rPr>
                </w:pPr>
                <w:r>
                  <w:rPr>
                    <w:sz w:val="20"/>
                    <w:szCs w:val="20"/>
                  </w:rPr>
                  <w:t>Time</w:t>
                </w:r>
              </w:p>
            </w:tc>
            <w:tc>
              <w:tcPr>
                <w:tcW w:w="1275" w:type="dxa"/>
                <w:tcMar>
                  <w:top w:w="100" w:type="dxa"/>
                  <w:left w:w="100" w:type="dxa"/>
                  <w:bottom w:w="100" w:type="dxa"/>
                  <w:right w:w="100" w:type="dxa"/>
                </w:tcMar>
              </w:tcPr>
              <w:p w14:paraId="000000D1" w14:textId="77777777" w:rsidR="009C42C3" w:rsidRDefault="00E7286B">
                <w:pPr>
                  <w:widowControl w:val="0"/>
                  <w:rPr>
                    <w:sz w:val="20"/>
                    <w:szCs w:val="20"/>
                  </w:rPr>
                </w:pPr>
                <w:r>
                  <w:rPr>
                    <w:sz w:val="20"/>
                    <w:szCs w:val="20"/>
                  </w:rPr>
                  <w:t>Station</w:t>
                </w:r>
              </w:p>
            </w:tc>
            <w:tc>
              <w:tcPr>
                <w:tcW w:w="1275" w:type="dxa"/>
                <w:tcMar>
                  <w:top w:w="100" w:type="dxa"/>
                  <w:left w:w="100" w:type="dxa"/>
                  <w:bottom w:w="100" w:type="dxa"/>
                  <w:right w:w="100" w:type="dxa"/>
                </w:tcMar>
              </w:tcPr>
              <w:p w14:paraId="000000D2" w14:textId="77777777" w:rsidR="009C42C3" w:rsidRDefault="00E7286B">
                <w:pPr>
                  <w:widowControl w:val="0"/>
                  <w:rPr>
                    <w:sz w:val="20"/>
                    <w:szCs w:val="20"/>
                  </w:rPr>
                </w:pPr>
                <w:r>
                  <w:rPr>
                    <w:sz w:val="20"/>
                    <w:szCs w:val="20"/>
                  </w:rPr>
                  <w:t>Duration</w:t>
                </w:r>
              </w:p>
            </w:tc>
            <w:tc>
              <w:tcPr>
                <w:tcW w:w="1275" w:type="dxa"/>
                <w:tcMar>
                  <w:top w:w="100" w:type="dxa"/>
                  <w:left w:w="100" w:type="dxa"/>
                  <w:bottom w:w="100" w:type="dxa"/>
                  <w:right w:w="100" w:type="dxa"/>
                </w:tcMar>
              </w:tcPr>
              <w:p w14:paraId="000000D3" w14:textId="77777777" w:rsidR="009C42C3" w:rsidRDefault="00E7286B">
                <w:pPr>
                  <w:widowControl w:val="0"/>
                  <w:rPr>
                    <w:sz w:val="20"/>
                    <w:szCs w:val="20"/>
                  </w:rPr>
                </w:pPr>
                <w:r>
                  <w:rPr>
                    <w:sz w:val="20"/>
                    <w:szCs w:val="20"/>
                  </w:rPr>
                  <w:t>Samples</w:t>
                </w:r>
              </w:p>
            </w:tc>
            <w:tc>
              <w:tcPr>
                <w:tcW w:w="1125" w:type="dxa"/>
                <w:tcMar>
                  <w:top w:w="100" w:type="dxa"/>
                  <w:left w:w="100" w:type="dxa"/>
                  <w:bottom w:w="100" w:type="dxa"/>
                  <w:right w:w="100" w:type="dxa"/>
                </w:tcMar>
              </w:tcPr>
              <w:p w14:paraId="000000D4" w14:textId="77777777" w:rsidR="009C42C3" w:rsidRDefault="00E7286B">
                <w:pPr>
                  <w:widowControl w:val="0"/>
                  <w:rPr>
                    <w:sz w:val="20"/>
                    <w:szCs w:val="20"/>
                  </w:rPr>
                </w:pPr>
                <w:r>
                  <w:rPr>
                    <w:sz w:val="20"/>
                    <w:szCs w:val="20"/>
                  </w:rPr>
                  <w:t>Variance</w:t>
                </w:r>
              </w:p>
            </w:tc>
            <w:tc>
              <w:tcPr>
                <w:tcW w:w="1260" w:type="dxa"/>
                <w:tcMar>
                  <w:top w:w="100" w:type="dxa"/>
                  <w:left w:w="100" w:type="dxa"/>
                  <w:bottom w:w="100" w:type="dxa"/>
                  <w:right w:w="100" w:type="dxa"/>
                </w:tcMar>
              </w:tcPr>
              <w:p w14:paraId="000000D5" w14:textId="77777777" w:rsidR="009C42C3" w:rsidRDefault="00E7286B">
                <w:pPr>
                  <w:widowControl w:val="0"/>
                  <w:rPr>
                    <w:sz w:val="20"/>
                    <w:szCs w:val="20"/>
                  </w:rPr>
                </w:pPr>
                <w:r>
                  <w:rPr>
                    <w:sz w:val="20"/>
                    <w:szCs w:val="20"/>
                  </w:rPr>
                  <w:t>Prior (km)</w:t>
                </w:r>
              </w:p>
            </w:tc>
            <w:tc>
              <w:tcPr>
                <w:tcW w:w="1680" w:type="dxa"/>
                <w:tcMar>
                  <w:top w:w="100" w:type="dxa"/>
                  <w:left w:w="100" w:type="dxa"/>
                  <w:bottom w:w="100" w:type="dxa"/>
                  <w:right w:w="100" w:type="dxa"/>
                </w:tcMar>
              </w:tcPr>
              <w:p w14:paraId="000000D6" w14:textId="77777777" w:rsidR="009C42C3" w:rsidRDefault="00E7286B">
                <w:pPr>
                  <w:widowControl w:val="0"/>
                  <w:rPr>
                    <w:sz w:val="20"/>
                    <w:szCs w:val="20"/>
                  </w:rPr>
                </w:pPr>
                <w:r>
                  <w:rPr>
                    <w:sz w:val="20"/>
                    <w:szCs w:val="20"/>
                  </w:rPr>
                  <w:t>Posterior (km)</w:t>
                </w:r>
              </w:p>
            </w:tc>
          </w:tr>
          <w:tr w:rsidR="009C42C3" w14:paraId="11637148" w14:textId="77777777">
            <w:trPr>
              <w:trHeight w:val="432"/>
            </w:trPr>
            <w:tc>
              <w:tcPr>
                <w:tcW w:w="1275" w:type="dxa"/>
                <w:tcMar>
                  <w:top w:w="100" w:type="dxa"/>
                  <w:left w:w="100" w:type="dxa"/>
                  <w:bottom w:w="100" w:type="dxa"/>
                  <w:right w:w="100" w:type="dxa"/>
                </w:tcMar>
              </w:tcPr>
              <w:p w14:paraId="000000D7" w14:textId="77777777" w:rsidR="009C42C3" w:rsidRDefault="00E7286B">
                <w:pPr>
                  <w:widowControl w:val="0"/>
                  <w:rPr>
                    <w:sz w:val="20"/>
                    <w:szCs w:val="20"/>
                  </w:rPr>
                </w:pPr>
                <w:r>
                  <w:rPr>
                    <w:sz w:val="20"/>
                    <w:szCs w:val="20"/>
                  </w:rPr>
                  <w:t>2026-05-03 18:40:28 UTC</w:t>
                </w:r>
              </w:p>
            </w:tc>
            <w:tc>
              <w:tcPr>
                <w:tcW w:w="1275" w:type="dxa"/>
                <w:tcMar>
                  <w:top w:w="100" w:type="dxa"/>
                  <w:left w:w="100" w:type="dxa"/>
                  <w:bottom w:w="100" w:type="dxa"/>
                  <w:right w:w="100" w:type="dxa"/>
                </w:tcMar>
              </w:tcPr>
              <w:p w14:paraId="000000D8" w14:textId="77777777" w:rsidR="009C42C3" w:rsidRDefault="00E7286B">
                <w:pPr>
                  <w:widowControl w:val="0"/>
                  <w:rPr>
                    <w:sz w:val="20"/>
                    <w:szCs w:val="20"/>
                  </w:rPr>
                </w:pPr>
                <w:r>
                  <w:rPr>
                    <w:sz w:val="20"/>
                    <w:szCs w:val="20"/>
                  </w:rPr>
                  <w:t>TROLL</w:t>
                </w:r>
              </w:p>
            </w:tc>
            <w:tc>
              <w:tcPr>
                <w:tcW w:w="1275" w:type="dxa"/>
                <w:tcMar>
                  <w:top w:w="100" w:type="dxa"/>
                  <w:left w:w="100" w:type="dxa"/>
                  <w:bottom w:w="100" w:type="dxa"/>
                  <w:right w:w="100" w:type="dxa"/>
                </w:tcMar>
              </w:tcPr>
              <w:p w14:paraId="000000D9" w14:textId="77777777" w:rsidR="009C42C3" w:rsidRDefault="00E7286B">
                <w:pPr>
                  <w:widowControl w:val="0"/>
                  <w:rPr>
                    <w:sz w:val="20"/>
                    <w:szCs w:val="20"/>
                  </w:rPr>
                </w:pPr>
                <w:r>
                  <w:rPr>
                    <w:sz w:val="20"/>
                    <w:szCs w:val="20"/>
                  </w:rPr>
                  <w:t>17:14</w:t>
                </w:r>
              </w:p>
            </w:tc>
            <w:tc>
              <w:tcPr>
                <w:tcW w:w="1275" w:type="dxa"/>
                <w:tcMar>
                  <w:top w:w="100" w:type="dxa"/>
                  <w:left w:w="100" w:type="dxa"/>
                  <w:bottom w:w="100" w:type="dxa"/>
                  <w:right w:w="100" w:type="dxa"/>
                </w:tcMar>
              </w:tcPr>
              <w:p w14:paraId="000000DA" w14:textId="77777777" w:rsidR="009C42C3" w:rsidRDefault="00E7286B">
                <w:pPr>
                  <w:widowControl w:val="0"/>
                  <w:rPr>
                    <w:sz w:val="20"/>
                    <w:szCs w:val="20"/>
                  </w:rPr>
                </w:pPr>
                <w:r>
                  <w:rPr>
                    <w:sz w:val="20"/>
                    <w:szCs w:val="20"/>
                  </w:rPr>
                  <w:t>358</w:t>
                </w:r>
              </w:p>
            </w:tc>
            <w:tc>
              <w:tcPr>
                <w:tcW w:w="1125" w:type="dxa"/>
                <w:tcMar>
                  <w:top w:w="100" w:type="dxa"/>
                  <w:left w:w="100" w:type="dxa"/>
                  <w:bottom w:w="100" w:type="dxa"/>
                  <w:right w:w="100" w:type="dxa"/>
                </w:tcMar>
              </w:tcPr>
              <w:p w14:paraId="000000DB" w14:textId="77777777" w:rsidR="009C42C3" w:rsidRDefault="00E7286B">
                <w:pPr>
                  <w:widowControl w:val="0"/>
                  <w:rPr>
                    <w:sz w:val="20"/>
                    <w:szCs w:val="20"/>
                  </w:rPr>
                </w:pPr>
                <w:r>
                  <w:rPr>
                    <w:sz w:val="20"/>
                    <w:szCs w:val="20"/>
                  </w:rPr>
                  <w:t>2.354</w:t>
                </w:r>
              </w:p>
            </w:tc>
            <w:tc>
              <w:tcPr>
                <w:tcW w:w="1260" w:type="dxa"/>
                <w:tcMar>
                  <w:top w:w="100" w:type="dxa"/>
                  <w:left w:w="100" w:type="dxa"/>
                  <w:bottom w:w="100" w:type="dxa"/>
                  <w:right w:w="100" w:type="dxa"/>
                </w:tcMar>
              </w:tcPr>
              <w:p w14:paraId="000000DC" w14:textId="77777777" w:rsidR="009C42C3" w:rsidRDefault="00E7286B">
                <w:pPr>
                  <w:widowControl w:val="0"/>
                  <w:rPr>
                    <w:sz w:val="20"/>
                    <w:szCs w:val="20"/>
                  </w:rPr>
                </w:pPr>
                <w:r>
                  <w:rPr>
                    <w:sz w:val="20"/>
                    <w:szCs w:val="20"/>
                  </w:rPr>
                  <w:t>2.382</w:t>
                </w:r>
              </w:p>
            </w:tc>
            <w:tc>
              <w:tcPr>
                <w:tcW w:w="1680" w:type="dxa"/>
                <w:tcMar>
                  <w:top w:w="100" w:type="dxa"/>
                  <w:left w:w="100" w:type="dxa"/>
                  <w:bottom w:w="100" w:type="dxa"/>
                  <w:right w:w="100" w:type="dxa"/>
                </w:tcMar>
              </w:tcPr>
              <w:p w14:paraId="000000DD" w14:textId="77777777" w:rsidR="009C42C3" w:rsidRDefault="00E7286B">
                <w:pPr>
                  <w:widowControl w:val="0"/>
                  <w:rPr>
                    <w:sz w:val="20"/>
                    <w:szCs w:val="20"/>
                  </w:rPr>
                </w:pPr>
                <w:r>
                  <w:rPr>
                    <w:sz w:val="20"/>
                    <w:szCs w:val="20"/>
                  </w:rPr>
                  <w:t>5.196</w:t>
                </w:r>
              </w:p>
            </w:tc>
          </w:tr>
          <w:tr w:rsidR="009C42C3" w14:paraId="2EFD9473" w14:textId="77777777">
            <w:trPr>
              <w:trHeight w:val="432"/>
            </w:trPr>
            <w:tc>
              <w:tcPr>
                <w:tcW w:w="1275" w:type="dxa"/>
                <w:tcMar>
                  <w:top w:w="100" w:type="dxa"/>
                  <w:left w:w="100" w:type="dxa"/>
                  <w:bottom w:w="100" w:type="dxa"/>
                  <w:right w:w="100" w:type="dxa"/>
                </w:tcMar>
              </w:tcPr>
              <w:p w14:paraId="000000DE" w14:textId="77777777" w:rsidR="009C42C3" w:rsidRDefault="00E7286B">
                <w:pPr>
                  <w:widowControl w:val="0"/>
                  <w:rPr>
                    <w:sz w:val="20"/>
                    <w:szCs w:val="20"/>
                  </w:rPr>
                </w:pPr>
                <w:r>
                  <w:rPr>
                    <w:sz w:val="20"/>
                    <w:szCs w:val="20"/>
                  </w:rPr>
                  <w:t>2026-05-03 23:44:06 UTC</w:t>
                </w:r>
              </w:p>
            </w:tc>
            <w:tc>
              <w:tcPr>
                <w:tcW w:w="1275" w:type="dxa"/>
                <w:tcMar>
                  <w:top w:w="100" w:type="dxa"/>
                  <w:left w:w="100" w:type="dxa"/>
                  <w:bottom w:w="100" w:type="dxa"/>
                  <w:right w:w="100" w:type="dxa"/>
                </w:tcMar>
              </w:tcPr>
              <w:p w14:paraId="000000DF" w14:textId="77777777" w:rsidR="009C42C3" w:rsidRDefault="00E7286B">
                <w:pPr>
                  <w:widowControl w:val="0"/>
                  <w:rPr>
                    <w:sz w:val="20"/>
                    <w:szCs w:val="20"/>
                  </w:rPr>
                </w:pPr>
                <w:r>
                  <w:rPr>
                    <w:sz w:val="20"/>
                    <w:szCs w:val="20"/>
                  </w:rPr>
                  <w:t>AWARUA</w:t>
                </w:r>
              </w:p>
            </w:tc>
            <w:tc>
              <w:tcPr>
                <w:tcW w:w="1275" w:type="dxa"/>
                <w:tcMar>
                  <w:top w:w="100" w:type="dxa"/>
                  <w:left w:w="100" w:type="dxa"/>
                  <w:bottom w:w="100" w:type="dxa"/>
                  <w:right w:w="100" w:type="dxa"/>
                </w:tcMar>
              </w:tcPr>
              <w:p w14:paraId="000000E0" w14:textId="77777777" w:rsidR="009C42C3" w:rsidRDefault="00E7286B">
                <w:pPr>
                  <w:widowControl w:val="0"/>
                  <w:rPr>
                    <w:sz w:val="20"/>
                    <w:szCs w:val="20"/>
                  </w:rPr>
                </w:pPr>
                <w:r>
                  <w:rPr>
                    <w:sz w:val="20"/>
                    <w:szCs w:val="20"/>
                  </w:rPr>
                  <w:t>17:49</w:t>
                </w:r>
              </w:p>
            </w:tc>
            <w:tc>
              <w:tcPr>
                <w:tcW w:w="1275" w:type="dxa"/>
                <w:tcMar>
                  <w:top w:w="100" w:type="dxa"/>
                  <w:left w:w="100" w:type="dxa"/>
                  <w:bottom w:w="100" w:type="dxa"/>
                  <w:right w:w="100" w:type="dxa"/>
                </w:tcMar>
              </w:tcPr>
              <w:p w14:paraId="000000E1" w14:textId="77777777" w:rsidR="009C42C3" w:rsidRDefault="00E7286B">
                <w:pPr>
                  <w:widowControl w:val="0"/>
                  <w:rPr>
                    <w:sz w:val="20"/>
                    <w:szCs w:val="20"/>
                  </w:rPr>
                </w:pPr>
                <w:r>
                  <w:rPr>
                    <w:sz w:val="20"/>
                    <w:szCs w:val="20"/>
                  </w:rPr>
                  <w:t>521</w:t>
                </w:r>
              </w:p>
            </w:tc>
            <w:tc>
              <w:tcPr>
                <w:tcW w:w="1125" w:type="dxa"/>
                <w:tcMar>
                  <w:top w:w="100" w:type="dxa"/>
                  <w:left w:w="100" w:type="dxa"/>
                  <w:bottom w:w="100" w:type="dxa"/>
                  <w:right w:w="100" w:type="dxa"/>
                </w:tcMar>
              </w:tcPr>
              <w:p w14:paraId="000000E2" w14:textId="77777777" w:rsidR="009C42C3" w:rsidRDefault="00E7286B">
                <w:pPr>
                  <w:widowControl w:val="0"/>
                  <w:rPr>
                    <w:sz w:val="20"/>
                    <w:szCs w:val="20"/>
                  </w:rPr>
                </w:pPr>
                <w:r>
                  <w:rPr>
                    <w:sz w:val="20"/>
                    <w:szCs w:val="20"/>
                  </w:rPr>
                  <w:t>0.769</w:t>
                </w:r>
              </w:p>
            </w:tc>
            <w:tc>
              <w:tcPr>
                <w:tcW w:w="1260" w:type="dxa"/>
                <w:tcMar>
                  <w:top w:w="100" w:type="dxa"/>
                  <w:left w:w="100" w:type="dxa"/>
                  <w:bottom w:w="100" w:type="dxa"/>
                  <w:right w:w="100" w:type="dxa"/>
                </w:tcMar>
              </w:tcPr>
              <w:p w14:paraId="000000E3" w14:textId="77777777" w:rsidR="009C42C3" w:rsidRDefault="00E7286B">
                <w:pPr>
                  <w:widowControl w:val="0"/>
                  <w:rPr>
                    <w:sz w:val="20"/>
                    <w:szCs w:val="20"/>
                  </w:rPr>
                </w:pPr>
                <w:r>
                  <w:rPr>
                    <w:sz w:val="20"/>
                    <w:szCs w:val="20"/>
                  </w:rPr>
                  <w:t>2.746</w:t>
                </w:r>
              </w:p>
            </w:tc>
            <w:tc>
              <w:tcPr>
                <w:tcW w:w="1680" w:type="dxa"/>
                <w:tcMar>
                  <w:top w:w="100" w:type="dxa"/>
                  <w:left w:w="100" w:type="dxa"/>
                  <w:bottom w:w="100" w:type="dxa"/>
                  <w:right w:w="100" w:type="dxa"/>
                </w:tcMar>
              </w:tcPr>
              <w:p w14:paraId="000000E4" w14:textId="77777777" w:rsidR="009C42C3" w:rsidRDefault="00E7286B">
                <w:pPr>
                  <w:widowControl w:val="0"/>
                  <w:rPr>
                    <w:sz w:val="20"/>
                    <w:szCs w:val="20"/>
                  </w:rPr>
                </w:pPr>
                <w:r>
                  <w:rPr>
                    <w:sz w:val="20"/>
                    <w:szCs w:val="20"/>
                  </w:rPr>
                  <w:t>0.494</w:t>
                </w:r>
              </w:p>
            </w:tc>
          </w:tr>
          <w:tr w:rsidR="009C42C3" w14:paraId="5134C995" w14:textId="77777777">
            <w:trPr>
              <w:trHeight w:val="432"/>
            </w:trPr>
            <w:tc>
              <w:tcPr>
                <w:tcW w:w="1275" w:type="dxa"/>
                <w:tcMar>
                  <w:top w:w="100" w:type="dxa"/>
                  <w:left w:w="100" w:type="dxa"/>
                  <w:bottom w:w="100" w:type="dxa"/>
                  <w:right w:w="100" w:type="dxa"/>
                </w:tcMar>
              </w:tcPr>
              <w:p w14:paraId="000000E5" w14:textId="77777777" w:rsidR="009C42C3" w:rsidRDefault="00E7286B">
                <w:pPr>
                  <w:widowControl w:val="0"/>
                  <w:rPr>
                    <w:sz w:val="20"/>
                    <w:szCs w:val="20"/>
                  </w:rPr>
                </w:pPr>
                <w:r>
                  <w:rPr>
                    <w:sz w:val="20"/>
                    <w:szCs w:val="20"/>
                  </w:rPr>
                  <w:t>2026-05-04 05:09:13 UTC</w:t>
                </w:r>
              </w:p>
            </w:tc>
            <w:tc>
              <w:tcPr>
                <w:tcW w:w="1275" w:type="dxa"/>
                <w:tcMar>
                  <w:top w:w="100" w:type="dxa"/>
                  <w:left w:w="100" w:type="dxa"/>
                  <w:bottom w:w="100" w:type="dxa"/>
                  <w:right w:w="100" w:type="dxa"/>
                </w:tcMar>
              </w:tcPr>
              <w:p w14:paraId="000000E6" w14:textId="77777777" w:rsidR="009C42C3" w:rsidRDefault="00E7286B">
                <w:pPr>
                  <w:widowControl w:val="0"/>
                  <w:rPr>
                    <w:sz w:val="20"/>
                    <w:szCs w:val="20"/>
                  </w:rPr>
                </w:pPr>
                <w:r>
                  <w:rPr>
                    <w:sz w:val="20"/>
                    <w:szCs w:val="20"/>
                  </w:rPr>
                  <w:t>SVALSAT</w:t>
                </w:r>
              </w:p>
            </w:tc>
            <w:tc>
              <w:tcPr>
                <w:tcW w:w="1275" w:type="dxa"/>
                <w:tcMar>
                  <w:top w:w="100" w:type="dxa"/>
                  <w:left w:w="100" w:type="dxa"/>
                  <w:bottom w:w="100" w:type="dxa"/>
                  <w:right w:w="100" w:type="dxa"/>
                </w:tcMar>
              </w:tcPr>
              <w:p w14:paraId="000000E7" w14:textId="77777777" w:rsidR="009C42C3" w:rsidRDefault="00E7286B">
                <w:pPr>
                  <w:widowControl w:val="0"/>
                  <w:rPr>
                    <w:sz w:val="20"/>
                    <w:szCs w:val="20"/>
                  </w:rPr>
                </w:pPr>
                <w:r>
                  <w:rPr>
                    <w:sz w:val="20"/>
                    <w:szCs w:val="20"/>
                  </w:rPr>
                  <w:t>17:37</w:t>
                </w:r>
              </w:p>
            </w:tc>
            <w:tc>
              <w:tcPr>
                <w:tcW w:w="1275" w:type="dxa"/>
                <w:tcMar>
                  <w:top w:w="100" w:type="dxa"/>
                  <w:left w:w="100" w:type="dxa"/>
                  <w:bottom w:w="100" w:type="dxa"/>
                  <w:right w:w="100" w:type="dxa"/>
                </w:tcMar>
              </w:tcPr>
              <w:p w14:paraId="000000E8" w14:textId="77777777" w:rsidR="009C42C3" w:rsidRDefault="00E7286B">
                <w:pPr>
                  <w:widowControl w:val="0"/>
                  <w:rPr>
                    <w:sz w:val="20"/>
                    <w:szCs w:val="20"/>
                  </w:rPr>
                </w:pPr>
                <w:r>
                  <w:rPr>
                    <w:sz w:val="20"/>
                    <w:szCs w:val="20"/>
                  </w:rPr>
                  <w:t>357</w:t>
                </w:r>
              </w:p>
            </w:tc>
            <w:tc>
              <w:tcPr>
                <w:tcW w:w="1125" w:type="dxa"/>
                <w:tcMar>
                  <w:top w:w="100" w:type="dxa"/>
                  <w:left w:w="100" w:type="dxa"/>
                  <w:bottom w:w="100" w:type="dxa"/>
                  <w:right w:w="100" w:type="dxa"/>
                </w:tcMar>
              </w:tcPr>
              <w:p w14:paraId="000000E9" w14:textId="77777777" w:rsidR="009C42C3" w:rsidRDefault="00E7286B">
                <w:pPr>
                  <w:widowControl w:val="0"/>
                  <w:rPr>
                    <w:sz w:val="20"/>
                    <w:szCs w:val="20"/>
                  </w:rPr>
                </w:pPr>
                <w:r>
                  <w:rPr>
                    <w:sz w:val="20"/>
                    <w:szCs w:val="20"/>
                  </w:rPr>
                  <w:t>0.823</w:t>
                </w:r>
              </w:p>
            </w:tc>
            <w:tc>
              <w:tcPr>
                <w:tcW w:w="1260" w:type="dxa"/>
                <w:tcMar>
                  <w:top w:w="100" w:type="dxa"/>
                  <w:left w:w="100" w:type="dxa"/>
                  <w:bottom w:w="100" w:type="dxa"/>
                  <w:right w:w="100" w:type="dxa"/>
                </w:tcMar>
              </w:tcPr>
              <w:p w14:paraId="000000EA" w14:textId="77777777" w:rsidR="009C42C3" w:rsidRDefault="00E7286B">
                <w:pPr>
                  <w:widowControl w:val="0"/>
                  <w:rPr>
                    <w:sz w:val="20"/>
                    <w:szCs w:val="20"/>
                  </w:rPr>
                </w:pPr>
                <w:r>
                  <w:rPr>
                    <w:sz w:val="20"/>
                    <w:szCs w:val="20"/>
                  </w:rPr>
                  <w:t>3.097</w:t>
                </w:r>
              </w:p>
            </w:tc>
            <w:tc>
              <w:tcPr>
                <w:tcW w:w="1680" w:type="dxa"/>
                <w:tcMar>
                  <w:top w:w="100" w:type="dxa"/>
                  <w:left w:w="100" w:type="dxa"/>
                  <w:bottom w:w="100" w:type="dxa"/>
                  <w:right w:w="100" w:type="dxa"/>
                </w:tcMar>
              </w:tcPr>
              <w:p w14:paraId="000000EB" w14:textId="77777777" w:rsidR="009C42C3" w:rsidRDefault="00E7286B">
                <w:pPr>
                  <w:widowControl w:val="0"/>
                  <w:rPr>
                    <w:sz w:val="20"/>
                    <w:szCs w:val="20"/>
                  </w:rPr>
                </w:pPr>
                <w:r>
                  <w:rPr>
                    <w:sz w:val="20"/>
                    <w:szCs w:val="20"/>
                  </w:rPr>
                  <w:t>1.841</w:t>
                </w:r>
              </w:p>
            </w:tc>
          </w:tr>
        </w:tbl>
      </w:sdtContent>
    </w:sdt>
    <w:p w14:paraId="000000EC" w14:textId="77777777" w:rsidR="009C42C3" w:rsidRDefault="009C42C3"/>
    <w:p w14:paraId="000000ED" w14:textId="77777777" w:rsidR="009C42C3" w:rsidRDefault="009C42C3"/>
    <w:p w14:paraId="000000EE" w14:textId="77777777" w:rsidR="009C42C3" w:rsidRDefault="009C42C3"/>
    <w:p w14:paraId="000000EF" w14:textId="77777777" w:rsidR="009C42C3" w:rsidRDefault="009C42C3"/>
    <w:p w14:paraId="000000F0" w14:textId="77777777" w:rsidR="009C42C3" w:rsidRDefault="66DA109D" w:rsidP="61F928C2">
      <w:pPr>
        <w:rPr>
          <w:sz w:val="20"/>
          <w:szCs w:val="20"/>
          <w:lang w:val="en-US"/>
        </w:rPr>
      </w:pPr>
      <w:r w:rsidRPr="61F928C2">
        <w:rPr>
          <w:sz w:val="20"/>
          <w:szCs w:val="20"/>
          <w:lang w:val="en-US"/>
        </w:rPr>
        <w:t>The specific pass at 2026-05-03 23:44:06 UTC for Forest-19 can be seen below: Corrections are limited to along-track position for Burst-Radios, but still manages to achieve a &lt;1km RMSE around 1 hour of epoch.</w:t>
      </w:r>
    </w:p>
    <w:p w14:paraId="000000F1" w14:textId="77777777" w:rsidR="009C42C3" w:rsidRDefault="00E7286B">
      <w:pPr>
        <w:spacing w:before="240" w:after="240"/>
      </w:pPr>
      <w:r>
        <w:rPr>
          <w:b/>
          <w:bCs/>
          <w:noProof/>
          <w:sz w:val="20"/>
          <w:szCs w:val="20"/>
        </w:rPr>
        <w:drawing>
          <wp:inline distT="114300" distB="114300" distL="114300" distR="114300" wp14:anchorId="478A81C9" wp14:editId="27A1C5FA">
            <wp:extent cx="4157484" cy="3239190"/>
            <wp:effectExtent l="0" t="0" r="0" b="0"/>
            <wp:docPr id="19172984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157484" cy="3239190"/>
                    </a:xfrm>
                    <a:prstGeom prst="rect">
                      <a:avLst/>
                    </a:prstGeom>
                    <a:ln/>
                  </pic:spPr>
                </pic:pic>
              </a:graphicData>
            </a:graphic>
          </wp:inline>
        </w:drawing>
      </w:r>
    </w:p>
    <w:p w14:paraId="000000F2" w14:textId="77777777" w:rsidR="009C42C3" w:rsidRDefault="00E7286B">
      <w:pPr>
        <w:rPr>
          <w:sz w:val="20"/>
          <w:szCs w:val="20"/>
        </w:rPr>
      </w:pPr>
      <w:r>
        <w:rPr>
          <w:sz w:val="20"/>
          <w:szCs w:val="20"/>
        </w:rPr>
        <w:t>Results for other passes can be found in the attached JSON.</w:t>
      </w:r>
    </w:p>
    <w:p w14:paraId="000000F3" w14:textId="77777777" w:rsidR="009C42C3" w:rsidRDefault="009C42C3">
      <w:pPr>
        <w:rPr>
          <w:sz w:val="20"/>
          <w:szCs w:val="20"/>
        </w:rPr>
      </w:pPr>
    </w:p>
    <w:p w14:paraId="000000F4" w14:textId="77777777" w:rsidR="009C42C3" w:rsidRDefault="009C42C3">
      <w:pPr>
        <w:rPr>
          <w:sz w:val="20"/>
          <w:szCs w:val="20"/>
        </w:rPr>
      </w:pPr>
    </w:p>
    <w:p w14:paraId="000000F5" w14:textId="77777777" w:rsidR="009C42C3" w:rsidRDefault="009C42C3">
      <w:pPr>
        <w:rPr>
          <w:sz w:val="20"/>
          <w:szCs w:val="20"/>
        </w:rPr>
      </w:pPr>
    </w:p>
    <w:p w14:paraId="000000F6" w14:textId="77777777" w:rsidR="009C42C3" w:rsidRDefault="009C42C3">
      <w:pPr>
        <w:rPr>
          <w:sz w:val="20"/>
          <w:szCs w:val="20"/>
        </w:rPr>
      </w:pPr>
    </w:p>
    <w:p w14:paraId="000000F7" w14:textId="77777777" w:rsidR="009C42C3" w:rsidRDefault="00E7286B">
      <w:pPr>
        <w:pStyle w:val="Heading1"/>
      </w:pPr>
      <w:bookmarkStart w:id="12" w:name="_heading=h.mgo84vxmbozc" w:colFirst="0" w:colLast="0"/>
      <w:bookmarkEnd w:id="12"/>
      <w:r>
        <w:t>Conclusion</w:t>
      </w:r>
    </w:p>
    <w:p w14:paraId="000000F8" w14:textId="77777777" w:rsidR="009C42C3" w:rsidRDefault="00E7286B">
      <w:pPr>
        <w:spacing w:before="240" w:after="240"/>
        <w:rPr>
          <w:b/>
          <w:bCs/>
          <w:sz w:val="20"/>
          <w:szCs w:val="20"/>
        </w:rPr>
      </w:pPr>
      <w:r>
        <w:rPr>
          <w:b/>
          <w:bCs/>
          <w:sz w:val="20"/>
          <w:szCs w:val="20"/>
        </w:rPr>
        <w:t>system Performance</w:t>
      </w:r>
    </w:p>
    <w:p w14:paraId="000000F9" w14:textId="77777777" w:rsidR="009C42C3" w:rsidRDefault="2EDF9853">
      <w:pPr>
        <w:numPr>
          <w:ilvl w:val="0"/>
          <w:numId w:val="7"/>
        </w:numPr>
        <w:spacing w:before="240"/>
        <w:rPr>
          <w:sz w:val="20"/>
          <w:szCs w:val="20"/>
        </w:rPr>
      </w:pPr>
      <w:r w:rsidRPr="2EDF9853">
        <w:rPr>
          <w:sz w:val="20"/>
          <w:szCs w:val="20"/>
        </w:rPr>
        <w:t>The system achieves a median error of approximately 3 km.</w:t>
      </w:r>
    </w:p>
    <w:p w14:paraId="000000FA" w14:textId="77777777" w:rsidR="009C42C3" w:rsidRDefault="00E7286B">
      <w:pPr>
        <w:numPr>
          <w:ilvl w:val="0"/>
          <w:numId w:val="7"/>
        </w:numPr>
        <w:rPr>
          <w:sz w:val="20"/>
          <w:szCs w:val="20"/>
        </w:rPr>
      </w:pPr>
      <w:r>
        <w:rPr>
          <w:sz w:val="20"/>
          <w:szCs w:val="20"/>
        </w:rPr>
        <w:t>For Burst-Radio configurations with valid data, the single-pass accuracy is &lt; 1 km.</w:t>
      </w:r>
    </w:p>
    <w:p w14:paraId="000000FB" w14:textId="77777777" w:rsidR="009C42C3" w:rsidRDefault="00E7286B">
      <w:pPr>
        <w:numPr>
          <w:ilvl w:val="0"/>
          <w:numId w:val="7"/>
        </w:numPr>
        <w:rPr>
          <w:sz w:val="20"/>
          <w:szCs w:val="20"/>
        </w:rPr>
      </w:pPr>
      <w:r>
        <w:rPr>
          <w:sz w:val="20"/>
          <w:szCs w:val="20"/>
        </w:rPr>
        <w:t>The first valid pass for the Forest-16 satellite achieved an accuracy of 500 m. This result occurred within 3 hours after payload separation.</w:t>
      </w:r>
    </w:p>
    <w:p w14:paraId="000000FC" w14:textId="77777777" w:rsidR="009C42C3" w:rsidRDefault="00E7286B">
      <w:pPr>
        <w:numPr>
          <w:ilvl w:val="0"/>
          <w:numId w:val="7"/>
        </w:numPr>
        <w:rPr>
          <w:sz w:val="20"/>
          <w:szCs w:val="20"/>
        </w:rPr>
      </w:pPr>
      <w:r>
        <w:rPr>
          <w:sz w:val="20"/>
          <w:szCs w:val="20"/>
        </w:rPr>
        <w:t>This performance uses the tuned optimizer and the heuristic gating mechanisms.</w:t>
      </w:r>
    </w:p>
    <w:p w14:paraId="000000FD" w14:textId="77777777" w:rsidR="009C42C3" w:rsidRDefault="2EDF9853">
      <w:pPr>
        <w:numPr>
          <w:ilvl w:val="0"/>
          <w:numId w:val="7"/>
        </w:numPr>
        <w:spacing w:after="240"/>
        <w:rPr>
          <w:sz w:val="20"/>
          <w:szCs w:val="20"/>
        </w:rPr>
      </w:pPr>
      <w:r w:rsidRPr="2EDF9853">
        <w:rPr>
          <w:sz w:val="20"/>
          <w:szCs w:val="20"/>
        </w:rPr>
        <w:t>This technique applies to other burst-radio satellites and does not change previous results.</w:t>
      </w:r>
    </w:p>
    <w:p w14:paraId="000000FE" w14:textId="77777777" w:rsidR="009C42C3" w:rsidRDefault="00E7286B">
      <w:pPr>
        <w:spacing w:before="240" w:after="240"/>
        <w:rPr>
          <w:b/>
          <w:bCs/>
          <w:sz w:val="20"/>
          <w:szCs w:val="20"/>
        </w:rPr>
      </w:pPr>
      <w:r>
        <w:rPr>
          <w:b/>
          <w:bCs/>
          <w:sz w:val="20"/>
          <w:szCs w:val="20"/>
        </w:rPr>
        <w:t>Limitations and Future Work</w:t>
      </w:r>
    </w:p>
    <w:p w14:paraId="000000FF" w14:textId="77777777" w:rsidR="009C42C3" w:rsidRDefault="00E7286B">
      <w:pPr>
        <w:numPr>
          <w:ilvl w:val="0"/>
          <w:numId w:val="11"/>
        </w:numPr>
        <w:spacing w:before="240"/>
        <w:rPr>
          <w:sz w:val="20"/>
          <w:szCs w:val="20"/>
        </w:rPr>
      </w:pPr>
      <w:r>
        <w:rPr>
          <w:sz w:val="20"/>
          <w:szCs w:val="20"/>
        </w:rPr>
        <w:t>This study evaluated only single-pass performance.</w:t>
      </w:r>
    </w:p>
    <w:p w14:paraId="00000100" w14:textId="77777777" w:rsidR="009C42C3" w:rsidRDefault="00E7286B">
      <w:pPr>
        <w:numPr>
          <w:ilvl w:val="0"/>
          <w:numId w:val="11"/>
        </w:numPr>
        <w:rPr>
          <w:sz w:val="20"/>
          <w:szCs w:val="20"/>
        </w:rPr>
      </w:pPr>
      <w:r>
        <w:rPr>
          <w:sz w:val="20"/>
          <w:szCs w:val="20"/>
        </w:rPr>
        <w:t>The combination of multiple passes is difficult. It requires a reliable data gating procedure for data of low quality.</w:t>
      </w:r>
    </w:p>
    <w:p w14:paraId="00000101" w14:textId="77777777" w:rsidR="009C42C3" w:rsidRDefault="00E7286B">
      <w:pPr>
        <w:numPr>
          <w:ilvl w:val="0"/>
          <w:numId w:val="11"/>
        </w:numPr>
        <w:spacing w:after="240"/>
        <w:rPr>
          <w:sz w:val="20"/>
          <w:szCs w:val="20"/>
        </w:rPr>
      </w:pPr>
      <w:r>
        <w:rPr>
          <w:sz w:val="20"/>
          <w:szCs w:val="20"/>
        </w:rPr>
        <w:t>Future procedures can combine passes to increase the performance and reliability of the system.</w:t>
      </w:r>
    </w:p>
    <w:p w14:paraId="00000102" w14:textId="77777777" w:rsidR="009C42C3" w:rsidRDefault="00E7286B">
      <w:pPr>
        <w:spacing w:before="240" w:after="240"/>
        <w:rPr>
          <w:b/>
          <w:bCs/>
          <w:sz w:val="20"/>
          <w:szCs w:val="20"/>
        </w:rPr>
      </w:pPr>
      <w:r>
        <w:rPr>
          <w:b/>
          <w:bCs/>
          <w:sz w:val="20"/>
          <w:szCs w:val="20"/>
        </w:rPr>
        <w:t>Edge Cases</w:t>
      </w:r>
    </w:p>
    <w:p w14:paraId="00000103" w14:textId="77777777" w:rsidR="009C42C3" w:rsidRDefault="2EDF9853">
      <w:pPr>
        <w:numPr>
          <w:ilvl w:val="0"/>
          <w:numId w:val="9"/>
        </w:numPr>
        <w:spacing w:before="240"/>
        <w:rPr>
          <w:sz w:val="20"/>
          <w:szCs w:val="20"/>
        </w:rPr>
      </w:pPr>
      <w:r w:rsidRPr="2EDF9853">
        <w:rPr>
          <w:sz w:val="20"/>
          <w:szCs w:val="20"/>
        </w:rPr>
        <w:t>Note: Some results show that the DART estimates are less accurate than the prior data. This condition occurs even with the new filters.</w:t>
      </w:r>
    </w:p>
    <w:p w14:paraId="00000104" w14:textId="77777777" w:rsidR="009C42C3" w:rsidRDefault="2EDF9853">
      <w:pPr>
        <w:numPr>
          <w:ilvl w:val="0"/>
          <w:numId w:val="9"/>
        </w:numPr>
        <w:rPr>
          <w:sz w:val="20"/>
          <w:szCs w:val="20"/>
        </w:rPr>
      </w:pPr>
      <w:r w:rsidRPr="2EDF9853">
        <w:rPr>
          <w:sz w:val="20"/>
          <w:szCs w:val="20"/>
        </w:rPr>
        <w:t>Under these conditions, the maximum error is approximately 25 km.</w:t>
      </w:r>
    </w:p>
    <w:p w14:paraId="00000105" w14:textId="77777777" w:rsidR="009C42C3" w:rsidRDefault="00E7286B">
      <w:pPr>
        <w:numPr>
          <w:ilvl w:val="0"/>
          <w:numId w:val="9"/>
        </w:numPr>
        <w:rPr>
          <w:sz w:val="20"/>
          <w:szCs w:val="20"/>
        </w:rPr>
      </w:pPr>
      <w:r>
        <w:rPr>
          <w:sz w:val="20"/>
          <w:szCs w:val="20"/>
        </w:rPr>
        <w:t>For a 600 km orbit at the closest approach, the small-angle approximation shows an angular offset of approximately 2.5 degrees.</w:t>
      </w:r>
    </w:p>
    <w:p w14:paraId="00000106" w14:textId="77777777" w:rsidR="009C42C3" w:rsidRDefault="00E7286B">
      <w:pPr>
        <w:numPr>
          <w:ilvl w:val="0"/>
          <w:numId w:val="9"/>
        </w:numPr>
        <w:spacing w:after="240"/>
        <w:rPr>
          <w:sz w:val="20"/>
          <w:szCs w:val="20"/>
        </w:rPr>
      </w:pPr>
      <w:r>
        <w:rPr>
          <w:sz w:val="20"/>
          <w:szCs w:val="20"/>
        </w:rPr>
        <w:t>At this offset, the spacecraft stays within the limits of detectability.</w:t>
      </w:r>
    </w:p>
    <w:p w14:paraId="00000107" w14:textId="77777777" w:rsidR="009C42C3" w:rsidRDefault="2EDF9853">
      <w:pPr>
        <w:spacing w:before="240" w:after="240"/>
        <w:rPr>
          <w:sz w:val="20"/>
          <w:szCs w:val="20"/>
        </w:rPr>
      </w:pPr>
      <w:r w:rsidRPr="2EDF9853">
        <w:rPr>
          <w:b/>
          <w:bCs/>
          <w:sz w:val="20"/>
          <w:szCs w:val="20"/>
        </w:rPr>
        <w:t>Summary</w:t>
      </w:r>
      <w:r w:rsidRPr="2EDF9853">
        <w:rPr>
          <w:sz w:val="20"/>
          <w:szCs w:val="20"/>
        </w:rPr>
        <w:t xml:space="preserve"> The DART software can correctly process Burst-Radio configurations. It increases tracking performance through the use of heuristic checks.</w:t>
      </w:r>
    </w:p>
    <w:p w14:paraId="27D1674F" w14:textId="1A46631C" w:rsidR="005F34EE" w:rsidRPr="005F34EE" w:rsidRDefault="2EDF9853" w:rsidP="2EDF9853">
      <w:pPr>
        <w:spacing w:before="240" w:after="240"/>
        <w:rPr>
          <w:ins w:id="13" w:author="Dimitri Hollosi" w:date="2026-08-14T16:13:00Z" w16du:dateUtc="2026-08-14T14:13:00Z"/>
          <w:b/>
          <w:bCs/>
          <w:sz w:val="20"/>
          <w:szCs w:val="20"/>
        </w:rPr>
      </w:pPr>
      <w:ins w:id="14" w:author="Dimitri Hollosi" w:date="2026-08-14T16:13:00Z" w16du:dateUtc="2026-08-14T14:13:00Z">
        <w:r w:rsidRPr="2EDF9853">
          <w:rPr>
            <w:b/>
            <w:bCs/>
            <w:sz w:val="20"/>
            <w:szCs w:val="20"/>
          </w:rPr>
          <w:t>WP3000 assessment</w:t>
        </w:r>
      </w:ins>
    </w:p>
    <w:p w14:paraId="10E67B1A" w14:textId="1452E689" w:rsidR="005F34EE" w:rsidRDefault="2EDF9853" w:rsidP="005F34EE">
      <w:pPr>
        <w:spacing w:before="240" w:after="240"/>
        <w:rPr>
          <w:sz w:val="20"/>
          <w:szCs w:val="20"/>
        </w:rPr>
      </w:pPr>
      <w:r w:rsidRPr="2EDF9853">
        <w:rPr>
          <w:sz w:val="20"/>
          <w:szCs w:val="20"/>
        </w:rPr>
        <w:t>The WP3000 is also deemed to have met the requirements to fulfill this first milestone. From the status report that was previously shared, three out of the four satellites’ center frequencies were detected and confirmed by using the KSAT lite standard equipment while the antenna was statically positioned at the PCA (Point of Closest Approach, i.e highest elevation) of the first satellite’s trajectory in the release schedule. Thus, further improvements are currently being brought to the acquisition pipeline to make this method more robust and performant for the upcoming milestones in order to meet future requirements.</w:t>
      </w:r>
    </w:p>
    <w:p w14:paraId="5F9D85C3" w14:textId="2F55A3A2" w:rsidR="00CE72C3" w:rsidRPr="0003777E" w:rsidRDefault="00CE72C3" w:rsidP="005F34EE">
      <w:pPr>
        <w:spacing w:before="240" w:after="240"/>
        <w:rPr>
          <w:ins w:id="15" w:author="Dimitri Hollosi" w:date="2026-08-14T16:13:00Z" w16du:dateUtc="2026-08-14T14:13:00Z"/>
          <w:sz w:val="20"/>
          <w:szCs w:val="20"/>
        </w:rPr>
      </w:pPr>
      <w:r w:rsidRPr="00CE72C3">
        <w:rPr>
          <w:noProof/>
          <w:sz w:val="20"/>
          <w:szCs w:val="20"/>
        </w:rPr>
        <w:drawing>
          <wp:inline distT="0" distB="0" distL="0" distR="0" wp14:anchorId="037349FC" wp14:editId="0372E86C">
            <wp:extent cx="6299835" cy="3629025"/>
            <wp:effectExtent l="0" t="0" r="5715" b="9525"/>
            <wp:docPr id="203423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7524" name=""/>
                    <pic:cNvPicPr/>
                  </pic:nvPicPr>
                  <pic:blipFill>
                    <a:blip r:embed="rId16"/>
                    <a:stretch>
                      <a:fillRect/>
                    </a:stretch>
                  </pic:blipFill>
                  <pic:spPr>
                    <a:xfrm>
                      <a:off x="0" y="0"/>
                      <a:ext cx="6299835" cy="3629025"/>
                    </a:xfrm>
                    <a:prstGeom prst="rect">
                      <a:avLst/>
                    </a:prstGeom>
                  </pic:spPr>
                </pic:pic>
              </a:graphicData>
            </a:graphic>
          </wp:inline>
        </w:drawing>
      </w:r>
    </w:p>
    <w:p w14:paraId="00000108" w14:textId="77777777" w:rsidR="009C42C3" w:rsidRDefault="009C42C3">
      <w:pPr>
        <w:spacing w:before="240" w:after="240"/>
        <w:rPr>
          <w:sz w:val="20"/>
          <w:szCs w:val="20"/>
        </w:rPr>
      </w:pPr>
    </w:p>
    <w:p w14:paraId="00000109" w14:textId="77777777" w:rsidR="009C42C3" w:rsidRDefault="009C42C3">
      <w:pPr>
        <w:spacing w:before="240" w:after="240"/>
        <w:rPr>
          <w:sz w:val="20"/>
          <w:szCs w:val="20"/>
        </w:rPr>
      </w:pPr>
    </w:p>
    <w:p w14:paraId="0000010A" w14:textId="77777777" w:rsidR="009C42C3" w:rsidRDefault="009C42C3">
      <w:pPr>
        <w:spacing w:before="240" w:after="240"/>
        <w:rPr>
          <w:b/>
          <w:bCs/>
          <w:sz w:val="20"/>
          <w:szCs w:val="20"/>
        </w:rPr>
      </w:pPr>
    </w:p>
    <w:sectPr w:rsidR="009C42C3">
      <w:headerReference w:type="even" r:id="rId17"/>
      <w:headerReference w:type="default" r:id="rId18"/>
      <w:footerReference w:type="even" r:id="rId19"/>
      <w:footerReference w:type="default" r:id="rId20"/>
      <w:headerReference w:type="first" r:id="rId21"/>
      <w:footerReference w:type="first" r:id="rId22"/>
      <w:pgSz w:w="11906" w:h="16838"/>
      <w:pgMar w:top="567" w:right="851" w:bottom="1134" w:left="1134" w:header="567" w:footer="34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imitri Hollosi" w:date="2026-08-14T16:23:00Z" w:initials="DH">
    <w:p w14:paraId="76BC1812" w14:textId="77777777" w:rsidR="002F55B6" w:rsidRDefault="002F55B6" w:rsidP="002F55B6">
      <w:pPr>
        <w:pStyle w:val="CommentText"/>
      </w:pPr>
      <w:r>
        <w:rPr>
          <w:rStyle w:val="CommentReference"/>
        </w:rPr>
        <w:annotationRef/>
      </w:r>
      <w:r>
        <w:t xml:space="preserve">Small reminder of what DART is and that it is a KSAT developed software </w:t>
      </w:r>
    </w:p>
  </w:comment>
  <w:comment w:id="6" w:author="Dimitri Hollosi" w:date="2026-08-14T16:11:00Z" w:initials="DH">
    <w:p w14:paraId="7CFD17AD" w14:textId="77777777" w:rsidR="00CC03B0" w:rsidRDefault="00CC03B0" w:rsidP="00CC03B0">
      <w:pPr>
        <w:pStyle w:val="CommentText"/>
      </w:pPr>
      <w:r>
        <w:rPr>
          <w:rStyle w:val="CommentReference"/>
        </w:rPr>
        <w:annotationRef/>
      </w:r>
      <w:r>
        <w:t>What is meant with “All passes used a center frequency of 2.216 GHz? They had slight variations</w:t>
      </w:r>
      <w:r>
        <w:br/>
      </w:r>
      <w:r>
        <w:br/>
        <w:t>Also, slightly more common to use MHz here (small note)</w:t>
      </w:r>
      <w:r>
        <w:br/>
      </w:r>
      <w:r>
        <w:br/>
        <w:t>FOREST-16: 2216.350000 MHz</w:t>
      </w:r>
      <w:r>
        <w:br/>
        <w:t>FOREST-17: 2216.650000 MHz</w:t>
      </w:r>
      <w:r>
        <w:br/>
        <w:t>FOREST-18: 2216.950000 MHz</w:t>
      </w:r>
      <w:r>
        <w:br/>
        <w:t>FOREST-19: 2217.250000 MHz</w:t>
      </w:r>
    </w:p>
  </w:comment>
  <w:comment w:id="7" w:author="EXT - Michael Johansen" w:date="2026-08-14T16:44:00Z" w:initials="EJ">
    <w:p w14:paraId="2B0FA322" w14:textId="6953C4BE" w:rsidR="00BF0BC8" w:rsidRDefault="00BF0BC8">
      <w:pPr>
        <w:pStyle w:val="CommentText"/>
      </w:pPr>
      <w:r>
        <w:rPr>
          <w:rStyle w:val="CommentReference"/>
        </w:rPr>
        <w:annotationRef/>
      </w:r>
      <w:r w:rsidRPr="0BBAC4C3">
        <w:t>Thanks for the clarification, this was an assumption I made based on forest-3 and seemed to hold during the optimization process. I'll fix it now</w:t>
      </w:r>
    </w:p>
    <w:p w14:paraId="07D8D328" w14:textId="237ADE3B" w:rsidR="00BF0BC8" w:rsidRDefault="00BF0BC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BC1812" w15:done="1"/>
  <w15:commentEx w15:paraId="7CFD17AD" w15:done="1"/>
  <w15:commentEx w15:paraId="07D8D328" w15:paraIdParent="7CFD17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CF0314" w16cex:dateUtc="2026-08-14T14:23:00Z"/>
  <w16cex:commentExtensible w16cex:durableId="0254663D" w16cex:dateUtc="2026-08-14T14:11:00Z"/>
  <w16cex:commentExtensible w16cex:durableId="25BDE5E6" w16cex:dateUtc="2026-08-14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BC1812" w16cid:durableId="48CF0314"/>
  <w16cid:commentId w16cid:paraId="7CFD17AD" w16cid:durableId="0254663D"/>
  <w16cid:commentId w16cid:paraId="07D8D328" w16cid:durableId="25BDE5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B26F" w14:textId="77777777" w:rsidR="00D43701" w:rsidRDefault="00D43701">
      <w:r>
        <w:separator/>
      </w:r>
    </w:p>
  </w:endnote>
  <w:endnote w:type="continuationSeparator" w:id="0">
    <w:p w14:paraId="39126952" w14:textId="77777777" w:rsidR="00D43701" w:rsidRDefault="00D43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9DD5D9-220D-452B-8E51-CFC2E267E32E}"/>
    <w:embedBold r:id="rId2" w:fontKey="{7AC1BD80-1755-4752-AACE-FF27D4E9BA27}"/>
  </w:font>
  <w:font w:name="Cambria">
    <w:panose1 w:val="02040503050406030204"/>
    <w:charset w:val="00"/>
    <w:family w:val="roman"/>
    <w:pitch w:val="variable"/>
    <w:sig w:usb0="E00006FF" w:usb1="420024FF" w:usb2="02000000" w:usb3="00000000" w:csb0="0000019F" w:csb1="00000000"/>
    <w:embedRegular r:id="rId3" w:fontKey="{D7A8A7FB-2717-4D2D-84BE-CF2CB6D4E0FA}"/>
    <w:embedBold r:id="rId4" w:fontKey="{1764887D-B6AE-4913-83BA-014416094D69}"/>
  </w:font>
  <w:font w:name="Tahoma">
    <w:panose1 w:val="020B0604030504040204"/>
    <w:charset w:val="00"/>
    <w:family w:val="swiss"/>
    <w:pitch w:val="variable"/>
    <w:sig w:usb0="E1002EFF" w:usb1="C000605B" w:usb2="00000029" w:usb3="00000000" w:csb0="000101FF" w:csb1="00000000"/>
    <w:embedRegular r:id="rId5" w:fontKey="{55A87215-7A4A-4E7D-AA7A-BA15E60043EE}"/>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349B6713-448C-431C-8E16-FE3A1427CF23}"/>
  </w:font>
  <w:font w:name="Aptos">
    <w:panose1 w:val="00000000000000000000"/>
    <w:charset w:val="00"/>
    <w:family w:val="roman"/>
    <w:notTrueType/>
    <w:pitch w:val="default"/>
    <w:embedRegular r:id="rId7" w:fontKey="{2E1177DB-3E7A-4127-92DB-8F7AD668324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Bold r:id="rId8" w:fontKey="{8D4CC7F0-214B-46B1-B2AB-84E33E687A63}"/>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2" w14:textId="77777777" w:rsidR="009C42C3" w:rsidRDefault="009C42C3">
    <w:pPr>
      <w:pBdr>
        <w:top w:val="nil"/>
        <w:left w:val="nil"/>
        <w:bottom w:val="nil"/>
        <w:right w:val="nil"/>
        <w:between w:val="nil"/>
      </w:pBdr>
      <w:tabs>
        <w:tab w:val="center" w:pos="4536"/>
        <w:tab w:val="right" w:pos="9072"/>
      </w:tabs>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0" w14:textId="77777777" w:rsidR="009C42C3" w:rsidRDefault="009C42C3">
    <w:pPr>
      <w:pBdr>
        <w:top w:val="nil"/>
        <w:left w:val="nil"/>
        <w:bottom w:val="nil"/>
        <w:right w:val="nil"/>
        <w:between w:val="nil"/>
      </w:pBdr>
      <w:tabs>
        <w:tab w:val="center" w:pos="4536"/>
        <w:tab w:val="right" w:pos="9072"/>
      </w:tabs>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1" w14:textId="77777777" w:rsidR="009C42C3" w:rsidRDefault="00E7286B">
    <w:pPr>
      <w:pBdr>
        <w:top w:val="nil"/>
        <w:left w:val="nil"/>
        <w:bottom w:val="nil"/>
        <w:right w:val="nil"/>
        <w:between w:val="nil"/>
      </w:pBdr>
      <w:tabs>
        <w:tab w:val="center" w:pos="4536"/>
        <w:tab w:val="right" w:pos="9072"/>
      </w:tabs>
      <w:rPr>
        <w:color w:val="000000"/>
        <w:sz w:val="16"/>
        <w:szCs w:val="16"/>
      </w:rPr>
    </w:pPr>
    <w:r>
      <w:rPr>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4F1E" w14:textId="77777777" w:rsidR="00D43701" w:rsidRDefault="00D43701">
      <w:r>
        <w:separator/>
      </w:r>
    </w:p>
  </w:footnote>
  <w:footnote w:type="continuationSeparator" w:id="0">
    <w:p w14:paraId="2A465FA4" w14:textId="77777777" w:rsidR="00D43701" w:rsidRDefault="00D43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77777777" w:rsidR="009C42C3" w:rsidRDefault="009C42C3">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B" w14:textId="77777777" w:rsidR="009C42C3" w:rsidRDefault="009C42C3">
    <w:pPr>
      <w:widowControl w:val="0"/>
      <w:pBdr>
        <w:top w:val="nil"/>
        <w:left w:val="nil"/>
        <w:bottom w:val="nil"/>
        <w:right w:val="nil"/>
        <w:between w:val="nil"/>
      </w:pBdr>
      <w:spacing w:line="276" w:lineRule="auto"/>
      <w:rPr>
        <w:color w:val="000000"/>
      </w:rPr>
    </w:pPr>
  </w:p>
  <w:tbl>
    <w:tblPr>
      <w:tblW w:w="10137" w:type="dxa"/>
      <w:tblInd w:w="-108"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989"/>
      <w:gridCol w:w="2619"/>
      <w:gridCol w:w="2529"/>
    </w:tblGrid>
    <w:tr w:rsidR="009C42C3" w14:paraId="06415F1D" w14:textId="67CBD908">
      <w:tc>
        <w:tcPr>
          <w:tcW w:w="4989" w:type="dxa"/>
        </w:tcPr>
        <w:p w14:paraId="0000010C" w14:textId="77777777" w:rsidR="009C42C3" w:rsidRDefault="009C42C3">
          <w:pPr>
            <w:rPr>
              <w:sz w:val="28"/>
              <w:szCs w:val="28"/>
            </w:rPr>
          </w:pPr>
        </w:p>
      </w:tc>
      <w:tc>
        <w:tcPr>
          <w:tcW w:w="2619" w:type="dxa"/>
        </w:tcPr>
        <w:p w14:paraId="0000010D" w14:textId="77777777" w:rsidR="009C42C3" w:rsidRDefault="009C42C3"/>
      </w:tc>
      <w:tc>
        <w:tcPr>
          <w:tcW w:w="2529" w:type="dxa"/>
        </w:tcPr>
        <w:p w14:paraId="0000010E" w14:textId="77777777" w:rsidR="009C42C3" w:rsidRDefault="009C42C3">
          <w:pPr>
            <w:pBdr>
              <w:top w:val="nil"/>
              <w:left w:val="nil"/>
              <w:bottom w:val="nil"/>
              <w:right w:val="nil"/>
              <w:between w:val="nil"/>
            </w:pBdr>
            <w:tabs>
              <w:tab w:val="center" w:pos="4536"/>
              <w:tab w:val="right" w:pos="9072"/>
            </w:tabs>
            <w:jc w:val="right"/>
            <w:rPr>
              <w:color w:val="000000"/>
            </w:rPr>
          </w:pPr>
        </w:p>
      </w:tc>
    </w:tr>
    <w:tr w:rsidR="009C42C3" w14:paraId="14EA84D3" w14:textId="395FCB94">
      <w:tc>
        <w:tcPr>
          <w:tcW w:w="4989" w:type="dxa"/>
        </w:tcPr>
        <w:p w14:paraId="0000010F" w14:textId="77777777" w:rsidR="009C42C3" w:rsidRDefault="00E7286B">
          <w:pPr>
            <w:pBdr>
              <w:top w:val="nil"/>
              <w:left w:val="nil"/>
              <w:bottom w:val="nil"/>
              <w:right w:val="nil"/>
              <w:between w:val="nil"/>
            </w:pBdr>
            <w:tabs>
              <w:tab w:val="center" w:pos="4536"/>
              <w:tab w:val="right" w:pos="9072"/>
            </w:tabs>
            <w:rPr>
              <w:b/>
              <w:bCs/>
              <w:color w:val="091C5A"/>
            </w:rPr>
          </w:pPr>
          <w:r>
            <w:rPr>
              <w:rFonts w:ascii="Verdana" w:eastAsia="Verdana" w:hAnsi="Verdana" w:cs="Verdana"/>
              <w:b/>
              <w:bCs/>
              <w:color w:val="091C5A"/>
              <w:sz w:val="20"/>
              <w:szCs w:val="20"/>
            </w:rPr>
            <w:t>Kongsberg Satellite Services AS</w:t>
          </w:r>
        </w:p>
      </w:tc>
      <w:tc>
        <w:tcPr>
          <w:tcW w:w="2619" w:type="dxa"/>
        </w:tcPr>
        <w:p w14:paraId="00000110" w14:textId="77777777" w:rsidR="009C42C3" w:rsidRDefault="00E7286B">
          <w:r>
            <w:rPr>
              <w:b/>
              <w:bCs/>
              <w:sz w:val="28"/>
              <w:szCs w:val="28"/>
            </w:rPr>
            <w:t>MEMO</w:t>
          </w:r>
        </w:p>
      </w:tc>
      <w:tc>
        <w:tcPr>
          <w:tcW w:w="2529" w:type="dxa"/>
        </w:tcPr>
        <w:p w14:paraId="00000111" w14:textId="7D14ECBE" w:rsidR="009C42C3" w:rsidRDefault="00E7286B">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6A0DB9">
            <w:rPr>
              <w:noProof/>
              <w:color w:val="000000"/>
            </w:rPr>
            <w:t>2</w:t>
          </w:r>
          <w:r>
            <w:rPr>
              <w:color w:val="000000"/>
            </w:rPr>
            <w:fldChar w:fldCharType="end"/>
          </w:r>
          <w:r>
            <w:rPr>
              <w:color w:val="000000"/>
            </w:rPr>
            <w:t xml:space="preserve"> of 10</w:t>
          </w:r>
        </w:p>
      </w:tc>
    </w:tr>
    <w:tr w:rsidR="009C42C3" w14:paraId="03F6495B" w14:textId="26CB1EC0">
      <w:tc>
        <w:tcPr>
          <w:tcW w:w="4989" w:type="dxa"/>
        </w:tcPr>
        <w:p w14:paraId="00000112" w14:textId="77777777" w:rsidR="009C42C3" w:rsidRDefault="009C42C3"/>
      </w:tc>
      <w:tc>
        <w:tcPr>
          <w:tcW w:w="2619" w:type="dxa"/>
        </w:tcPr>
        <w:p w14:paraId="00000113" w14:textId="77777777" w:rsidR="009C42C3" w:rsidRDefault="00E7286B">
          <w:pPr>
            <w:pBdr>
              <w:top w:val="nil"/>
              <w:left w:val="nil"/>
              <w:bottom w:val="nil"/>
              <w:right w:val="nil"/>
              <w:between w:val="nil"/>
            </w:pBdr>
            <w:tabs>
              <w:tab w:val="center" w:pos="4536"/>
              <w:tab w:val="right" w:pos="9072"/>
            </w:tabs>
            <w:rPr>
              <w:color w:val="000000"/>
              <w:sz w:val="18"/>
              <w:szCs w:val="18"/>
            </w:rPr>
          </w:pPr>
          <w:r>
            <w:rPr>
              <w:color w:val="000000"/>
              <w:sz w:val="18"/>
              <w:szCs w:val="18"/>
            </w:rPr>
            <w:t>Our reference</w:t>
          </w:r>
        </w:p>
      </w:tc>
      <w:tc>
        <w:tcPr>
          <w:tcW w:w="2529" w:type="dxa"/>
        </w:tcPr>
        <w:p w14:paraId="00000114" w14:textId="77777777" w:rsidR="009C42C3" w:rsidRDefault="00E7286B">
          <w:pPr>
            <w:pBdr>
              <w:top w:val="nil"/>
              <w:left w:val="nil"/>
              <w:bottom w:val="nil"/>
              <w:right w:val="nil"/>
              <w:between w:val="nil"/>
            </w:pBdr>
            <w:tabs>
              <w:tab w:val="center" w:pos="4536"/>
              <w:tab w:val="right" w:pos="9072"/>
            </w:tabs>
            <w:rPr>
              <w:color w:val="000000"/>
              <w:sz w:val="18"/>
              <w:szCs w:val="18"/>
            </w:rPr>
          </w:pPr>
          <w:r>
            <w:rPr>
              <w:color w:val="000000"/>
              <w:sz w:val="18"/>
              <w:szCs w:val="18"/>
            </w:rPr>
            <w:t>Date</w:t>
          </w:r>
        </w:p>
      </w:tc>
    </w:tr>
    <w:tr w:rsidR="009C42C3" w14:paraId="1A68CC1A" w14:textId="01B506A2">
      <w:tc>
        <w:tcPr>
          <w:tcW w:w="4989" w:type="dxa"/>
        </w:tcPr>
        <w:p w14:paraId="00000115" w14:textId="77777777" w:rsidR="009C42C3" w:rsidRDefault="009C42C3"/>
      </w:tc>
      <w:tc>
        <w:tcPr>
          <w:tcW w:w="2619" w:type="dxa"/>
        </w:tcPr>
        <w:p w14:paraId="00000116" w14:textId="77777777" w:rsidR="009C42C3" w:rsidRDefault="00E7286B">
          <w:r>
            <w:t>Cor-26-32</w:t>
          </w:r>
        </w:p>
      </w:tc>
      <w:tc>
        <w:tcPr>
          <w:tcW w:w="2529" w:type="dxa"/>
        </w:tcPr>
        <w:p w14:paraId="00000117" w14:textId="77777777" w:rsidR="009C42C3" w:rsidRDefault="00E7286B">
          <w:r>
            <w:t>November 28, 2025</w:t>
          </w:r>
        </w:p>
      </w:tc>
    </w:tr>
  </w:tbl>
  <w:p w14:paraId="00000118" w14:textId="77777777" w:rsidR="009C42C3" w:rsidRDefault="009C42C3">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9" w14:textId="77777777" w:rsidR="009C42C3" w:rsidRDefault="009C42C3">
    <w:pPr>
      <w:widowControl w:val="0"/>
      <w:pBdr>
        <w:top w:val="nil"/>
        <w:left w:val="nil"/>
        <w:bottom w:val="nil"/>
        <w:right w:val="nil"/>
        <w:between w:val="nil"/>
      </w:pBdr>
      <w:spacing w:line="276" w:lineRule="auto"/>
      <w:rPr>
        <w:color w:val="000000"/>
      </w:rPr>
    </w:pPr>
  </w:p>
  <w:tbl>
    <w:tblPr>
      <w:tblW w:w="10137" w:type="dxa"/>
      <w:tblInd w:w="-108" w:type="dxa"/>
      <w:tblBorders>
        <w:top w:val="nil"/>
        <w:left w:val="nil"/>
        <w:bottom w:val="single" w:sz="4" w:space="0" w:color="000000"/>
        <w:right w:val="nil"/>
        <w:insideH w:val="nil"/>
        <w:insideV w:val="nil"/>
      </w:tblBorders>
      <w:tblLayout w:type="fixed"/>
      <w:tblLook w:val="0600" w:firstRow="0" w:lastRow="0" w:firstColumn="0" w:lastColumn="0" w:noHBand="1" w:noVBand="1"/>
    </w:tblPr>
    <w:tblGrid>
      <w:gridCol w:w="3369"/>
      <w:gridCol w:w="2126"/>
      <w:gridCol w:w="2268"/>
      <w:gridCol w:w="2374"/>
    </w:tblGrid>
    <w:tr w:rsidR="009C42C3" w14:paraId="37CADAF7" w14:textId="77777777">
      <w:trPr>
        <w:trHeight w:val="312"/>
      </w:trPr>
      <w:tc>
        <w:tcPr>
          <w:tcW w:w="5495" w:type="dxa"/>
          <w:gridSpan w:val="2"/>
        </w:tcPr>
        <w:p w14:paraId="0000011A" w14:textId="77777777" w:rsidR="009C42C3" w:rsidRDefault="00E7286B">
          <w:pPr>
            <w:pBdr>
              <w:top w:val="nil"/>
              <w:left w:val="nil"/>
              <w:bottom w:val="nil"/>
              <w:right w:val="nil"/>
              <w:between w:val="nil"/>
            </w:pBdr>
            <w:tabs>
              <w:tab w:val="center" w:pos="4536"/>
              <w:tab w:val="right" w:pos="9072"/>
            </w:tabs>
            <w:rPr>
              <w:b/>
              <w:bCs/>
              <w:color w:val="091C5A"/>
            </w:rPr>
          </w:pPr>
          <w:r>
            <w:rPr>
              <w:rFonts w:ascii="Verdana" w:eastAsia="Verdana" w:hAnsi="Verdana" w:cs="Verdana"/>
              <w:b/>
              <w:bCs/>
              <w:color w:val="091C5A"/>
              <w:sz w:val="20"/>
              <w:szCs w:val="20"/>
            </w:rPr>
            <w:t>Kongsberg Satellite Services AS</w:t>
          </w:r>
        </w:p>
      </w:tc>
      <w:tc>
        <w:tcPr>
          <w:tcW w:w="2268" w:type="dxa"/>
        </w:tcPr>
        <w:p w14:paraId="0000011C" w14:textId="77777777" w:rsidR="009C42C3" w:rsidRDefault="009C42C3">
          <w:pPr>
            <w:pBdr>
              <w:top w:val="nil"/>
              <w:left w:val="nil"/>
              <w:bottom w:val="nil"/>
              <w:right w:val="nil"/>
              <w:between w:val="nil"/>
            </w:pBdr>
            <w:tabs>
              <w:tab w:val="center" w:pos="4536"/>
              <w:tab w:val="right" w:pos="9072"/>
            </w:tabs>
            <w:rPr>
              <w:color w:val="000000"/>
            </w:rPr>
          </w:pPr>
        </w:p>
      </w:tc>
      <w:tc>
        <w:tcPr>
          <w:tcW w:w="2374" w:type="dxa"/>
          <w:vMerge w:val="restart"/>
        </w:tcPr>
        <w:p w14:paraId="0000011D" w14:textId="77777777" w:rsidR="009C42C3" w:rsidRDefault="00E7286B">
          <w:pPr>
            <w:pBdr>
              <w:top w:val="nil"/>
              <w:left w:val="nil"/>
              <w:bottom w:val="nil"/>
              <w:right w:val="nil"/>
              <w:between w:val="nil"/>
            </w:pBdr>
            <w:tabs>
              <w:tab w:val="center" w:pos="4536"/>
              <w:tab w:val="right" w:pos="9072"/>
            </w:tabs>
            <w:jc w:val="right"/>
            <w:rPr>
              <w:color w:val="000000"/>
            </w:rPr>
          </w:pPr>
          <w:r>
            <w:rPr>
              <w:noProof/>
              <w:color w:val="000000"/>
            </w:rPr>
            <w:drawing>
              <wp:inline distT="0" distB="0" distL="0" distR="0" wp14:anchorId="0434C604" wp14:editId="779D31C9">
                <wp:extent cx="942692" cy="900000"/>
                <wp:effectExtent l="0" t="0" r="0" b="0"/>
                <wp:docPr id="19172984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42692" cy="900000"/>
                        </a:xfrm>
                        <a:prstGeom prst="rect">
                          <a:avLst/>
                        </a:prstGeom>
                        <a:ln/>
                      </pic:spPr>
                    </pic:pic>
                  </a:graphicData>
                </a:graphic>
              </wp:inline>
            </w:drawing>
          </w:r>
        </w:p>
      </w:tc>
    </w:tr>
    <w:tr w:rsidR="009C42C3" w14:paraId="7C3F0381" w14:textId="77777777">
      <w:trPr>
        <w:trHeight w:val="395"/>
      </w:trPr>
      <w:tc>
        <w:tcPr>
          <w:tcW w:w="3369" w:type="dxa"/>
        </w:tcPr>
        <w:p w14:paraId="0000011E" w14:textId="77777777" w:rsidR="009C42C3" w:rsidRDefault="009C42C3">
          <w:pPr>
            <w:pBdr>
              <w:top w:val="nil"/>
              <w:left w:val="nil"/>
              <w:bottom w:val="nil"/>
              <w:right w:val="nil"/>
              <w:between w:val="nil"/>
            </w:pBdr>
            <w:tabs>
              <w:tab w:val="center" w:pos="4536"/>
              <w:tab w:val="right" w:pos="9072"/>
            </w:tabs>
            <w:rPr>
              <w:color w:val="000000"/>
            </w:rPr>
          </w:pPr>
        </w:p>
      </w:tc>
      <w:tc>
        <w:tcPr>
          <w:tcW w:w="2126" w:type="dxa"/>
        </w:tcPr>
        <w:p w14:paraId="0000011F" w14:textId="77777777" w:rsidR="009C42C3" w:rsidRDefault="009C42C3">
          <w:pPr>
            <w:pBdr>
              <w:top w:val="nil"/>
              <w:left w:val="nil"/>
              <w:bottom w:val="nil"/>
              <w:right w:val="nil"/>
              <w:between w:val="nil"/>
            </w:pBdr>
            <w:tabs>
              <w:tab w:val="center" w:pos="4536"/>
              <w:tab w:val="right" w:pos="9072"/>
            </w:tabs>
            <w:rPr>
              <w:color w:val="000000"/>
              <w:sz w:val="28"/>
              <w:szCs w:val="28"/>
            </w:rPr>
          </w:pPr>
        </w:p>
      </w:tc>
      <w:tc>
        <w:tcPr>
          <w:tcW w:w="2268" w:type="dxa"/>
          <w:vAlign w:val="bottom"/>
        </w:tcPr>
        <w:p w14:paraId="00000120" w14:textId="77777777" w:rsidR="009C42C3" w:rsidRDefault="009C42C3">
          <w:pPr>
            <w:pBdr>
              <w:top w:val="nil"/>
              <w:left w:val="nil"/>
              <w:bottom w:val="nil"/>
              <w:right w:val="nil"/>
              <w:between w:val="nil"/>
            </w:pBdr>
            <w:tabs>
              <w:tab w:val="center" w:pos="4536"/>
              <w:tab w:val="right" w:pos="9072"/>
            </w:tabs>
            <w:rPr>
              <w:color w:val="000000"/>
            </w:rPr>
          </w:pPr>
        </w:p>
      </w:tc>
      <w:tc>
        <w:tcPr>
          <w:tcW w:w="2374" w:type="dxa"/>
          <w:vMerge/>
        </w:tcPr>
        <w:p w14:paraId="00000121" w14:textId="77777777" w:rsidR="009C42C3" w:rsidRDefault="009C42C3">
          <w:pPr>
            <w:widowControl w:val="0"/>
            <w:pBdr>
              <w:top w:val="nil"/>
              <w:left w:val="nil"/>
              <w:bottom w:val="nil"/>
              <w:right w:val="nil"/>
              <w:between w:val="nil"/>
            </w:pBdr>
            <w:spacing w:line="276" w:lineRule="auto"/>
            <w:rPr>
              <w:color w:val="000000"/>
            </w:rPr>
          </w:pPr>
        </w:p>
      </w:tc>
    </w:tr>
    <w:tr w:rsidR="009C42C3" w14:paraId="18765A89" w14:textId="77777777">
      <w:trPr>
        <w:trHeight w:val="276"/>
      </w:trPr>
      <w:tc>
        <w:tcPr>
          <w:tcW w:w="3369" w:type="dxa"/>
          <w:vMerge w:val="restart"/>
          <w:vAlign w:val="bottom"/>
        </w:tcPr>
        <w:p w14:paraId="00000122" w14:textId="77777777" w:rsidR="009C42C3" w:rsidRDefault="009C42C3">
          <w:pPr>
            <w:pBdr>
              <w:top w:val="nil"/>
              <w:left w:val="nil"/>
              <w:bottom w:val="nil"/>
              <w:right w:val="nil"/>
              <w:between w:val="nil"/>
            </w:pBdr>
            <w:tabs>
              <w:tab w:val="center" w:pos="4536"/>
              <w:tab w:val="right" w:pos="9072"/>
            </w:tabs>
            <w:rPr>
              <w:b/>
              <w:bCs/>
              <w:color w:val="000000"/>
              <w:sz w:val="72"/>
              <w:szCs w:val="72"/>
            </w:rPr>
          </w:pPr>
        </w:p>
      </w:tc>
      <w:tc>
        <w:tcPr>
          <w:tcW w:w="2126" w:type="dxa"/>
          <w:vAlign w:val="bottom"/>
        </w:tcPr>
        <w:p w14:paraId="00000123" w14:textId="77777777" w:rsidR="009C42C3" w:rsidRDefault="009C42C3">
          <w:pPr>
            <w:pBdr>
              <w:top w:val="nil"/>
              <w:left w:val="nil"/>
              <w:bottom w:val="nil"/>
              <w:right w:val="nil"/>
              <w:between w:val="nil"/>
            </w:pBdr>
            <w:tabs>
              <w:tab w:val="center" w:pos="4536"/>
              <w:tab w:val="right" w:pos="9072"/>
            </w:tabs>
            <w:rPr>
              <w:color w:val="000000"/>
              <w:sz w:val="28"/>
              <w:szCs w:val="28"/>
            </w:rPr>
          </w:pPr>
        </w:p>
      </w:tc>
      <w:tc>
        <w:tcPr>
          <w:tcW w:w="2268" w:type="dxa"/>
          <w:vAlign w:val="bottom"/>
        </w:tcPr>
        <w:p w14:paraId="00000124" w14:textId="77777777" w:rsidR="009C42C3" w:rsidRDefault="00E7286B">
          <w:pPr>
            <w:pBdr>
              <w:top w:val="nil"/>
              <w:left w:val="nil"/>
              <w:bottom w:val="nil"/>
              <w:right w:val="nil"/>
              <w:between w:val="nil"/>
            </w:pBdr>
            <w:tabs>
              <w:tab w:val="center" w:pos="4536"/>
              <w:tab w:val="right" w:pos="9072"/>
            </w:tabs>
            <w:rPr>
              <w:color w:val="000000"/>
            </w:rPr>
          </w:pPr>
          <w:r>
            <w:rPr>
              <w:color w:val="000000"/>
              <w:sz w:val="18"/>
              <w:szCs w:val="18"/>
            </w:rPr>
            <w:t>Date</w:t>
          </w:r>
        </w:p>
      </w:tc>
      <w:tc>
        <w:tcPr>
          <w:tcW w:w="2374" w:type="dxa"/>
          <w:vMerge/>
        </w:tcPr>
        <w:p w14:paraId="00000125" w14:textId="77777777" w:rsidR="009C42C3" w:rsidRDefault="009C42C3">
          <w:pPr>
            <w:widowControl w:val="0"/>
            <w:pBdr>
              <w:top w:val="nil"/>
              <w:left w:val="nil"/>
              <w:bottom w:val="nil"/>
              <w:right w:val="nil"/>
              <w:between w:val="nil"/>
            </w:pBdr>
            <w:spacing w:line="276" w:lineRule="auto"/>
            <w:rPr>
              <w:color w:val="000000"/>
            </w:rPr>
          </w:pPr>
        </w:p>
      </w:tc>
    </w:tr>
    <w:tr w:rsidR="009C42C3" w14:paraId="0F7BF830" w14:textId="77777777">
      <w:trPr>
        <w:trHeight w:val="424"/>
      </w:trPr>
      <w:tc>
        <w:tcPr>
          <w:tcW w:w="3369" w:type="dxa"/>
          <w:vMerge/>
          <w:vAlign w:val="bottom"/>
        </w:tcPr>
        <w:p w14:paraId="00000126" w14:textId="77777777" w:rsidR="009C42C3" w:rsidRDefault="009C42C3">
          <w:pPr>
            <w:widowControl w:val="0"/>
            <w:pBdr>
              <w:top w:val="nil"/>
              <w:left w:val="nil"/>
              <w:bottom w:val="nil"/>
              <w:right w:val="nil"/>
              <w:between w:val="nil"/>
            </w:pBdr>
            <w:spacing w:line="276" w:lineRule="auto"/>
            <w:rPr>
              <w:color w:val="000000"/>
            </w:rPr>
          </w:pPr>
        </w:p>
      </w:tc>
      <w:tc>
        <w:tcPr>
          <w:tcW w:w="2126" w:type="dxa"/>
          <w:vAlign w:val="center"/>
        </w:tcPr>
        <w:p w14:paraId="00000127" w14:textId="77777777" w:rsidR="009C42C3" w:rsidRDefault="009C42C3">
          <w:pPr>
            <w:pBdr>
              <w:top w:val="nil"/>
              <w:left w:val="nil"/>
              <w:bottom w:val="nil"/>
              <w:right w:val="nil"/>
              <w:between w:val="nil"/>
            </w:pBdr>
            <w:tabs>
              <w:tab w:val="center" w:pos="4536"/>
              <w:tab w:val="right" w:pos="9072"/>
            </w:tabs>
            <w:rPr>
              <w:color w:val="000000"/>
            </w:rPr>
          </w:pPr>
        </w:p>
      </w:tc>
      <w:tc>
        <w:tcPr>
          <w:tcW w:w="2268" w:type="dxa"/>
          <w:vAlign w:val="center"/>
        </w:tcPr>
        <w:p w14:paraId="00000128" w14:textId="77777777" w:rsidR="009C42C3" w:rsidRDefault="00E7286B">
          <w:pPr>
            <w:pBdr>
              <w:top w:val="nil"/>
              <w:left w:val="nil"/>
              <w:bottom w:val="nil"/>
              <w:right w:val="nil"/>
              <w:between w:val="nil"/>
            </w:pBdr>
            <w:tabs>
              <w:tab w:val="center" w:pos="4536"/>
              <w:tab w:val="right" w:pos="9072"/>
            </w:tabs>
            <w:rPr>
              <w:color w:val="000000"/>
            </w:rPr>
          </w:pPr>
          <w:r>
            <w:t>August 14</w:t>
          </w:r>
          <w:r>
            <w:rPr>
              <w:color w:val="000000"/>
            </w:rPr>
            <w:t>, 2026</w:t>
          </w:r>
        </w:p>
      </w:tc>
      <w:tc>
        <w:tcPr>
          <w:tcW w:w="2374" w:type="dxa"/>
          <w:vMerge/>
        </w:tcPr>
        <w:p w14:paraId="00000129" w14:textId="77777777" w:rsidR="009C42C3" w:rsidRDefault="009C42C3">
          <w:pPr>
            <w:widowControl w:val="0"/>
            <w:pBdr>
              <w:top w:val="nil"/>
              <w:left w:val="nil"/>
              <w:bottom w:val="nil"/>
              <w:right w:val="nil"/>
              <w:between w:val="nil"/>
            </w:pBdr>
            <w:spacing w:line="276" w:lineRule="auto"/>
            <w:rPr>
              <w:color w:val="000000"/>
            </w:rPr>
          </w:pPr>
        </w:p>
      </w:tc>
    </w:tr>
    <w:tr w:rsidR="009C42C3" w14:paraId="21ED08AE" w14:textId="77777777">
      <w:trPr>
        <w:trHeight w:val="85"/>
      </w:trPr>
      <w:tc>
        <w:tcPr>
          <w:tcW w:w="3369" w:type="dxa"/>
        </w:tcPr>
        <w:p w14:paraId="0000012A" w14:textId="77777777" w:rsidR="009C42C3" w:rsidRDefault="009C42C3">
          <w:pPr>
            <w:pBdr>
              <w:top w:val="nil"/>
              <w:left w:val="nil"/>
              <w:bottom w:val="nil"/>
              <w:right w:val="nil"/>
              <w:between w:val="nil"/>
            </w:pBdr>
            <w:tabs>
              <w:tab w:val="center" w:pos="4536"/>
              <w:tab w:val="right" w:pos="9072"/>
            </w:tabs>
            <w:rPr>
              <w:color w:val="000000"/>
              <w:sz w:val="8"/>
              <w:szCs w:val="8"/>
            </w:rPr>
          </w:pPr>
        </w:p>
      </w:tc>
      <w:tc>
        <w:tcPr>
          <w:tcW w:w="2126" w:type="dxa"/>
        </w:tcPr>
        <w:p w14:paraId="0000012B" w14:textId="77777777" w:rsidR="009C42C3" w:rsidRDefault="009C42C3">
          <w:pPr>
            <w:pBdr>
              <w:top w:val="nil"/>
              <w:left w:val="nil"/>
              <w:bottom w:val="nil"/>
              <w:right w:val="nil"/>
              <w:between w:val="nil"/>
            </w:pBdr>
            <w:tabs>
              <w:tab w:val="center" w:pos="4536"/>
              <w:tab w:val="right" w:pos="9072"/>
            </w:tabs>
            <w:rPr>
              <w:color w:val="000000"/>
              <w:sz w:val="8"/>
              <w:szCs w:val="8"/>
            </w:rPr>
          </w:pPr>
        </w:p>
      </w:tc>
      <w:tc>
        <w:tcPr>
          <w:tcW w:w="4642" w:type="dxa"/>
          <w:gridSpan w:val="2"/>
        </w:tcPr>
        <w:p w14:paraId="0000012C" w14:textId="77777777" w:rsidR="009C42C3" w:rsidRDefault="009C42C3">
          <w:pPr>
            <w:pBdr>
              <w:top w:val="nil"/>
              <w:left w:val="nil"/>
              <w:bottom w:val="nil"/>
              <w:right w:val="nil"/>
              <w:between w:val="nil"/>
            </w:pBdr>
            <w:tabs>
              <w:tab w:val="center" w:pos="4536"/>
              <w:tab w:val="right" w:pos="9072"/>
            </w:tabs>
            <w:rPr>
              <w:color w:val="000000"/>
              <w:sz w:val="8"/>
              <w:szCs w:val="8"/>
            </w:rPr>
          </w:pPr>
        </w:p>
      </w:tc>
    </w:tr>
  </w:tbl>
  <w:p w14:paraId="0000012E" w14:textId="77777777" w:rsidR="009C42C3" w:rsidRDefault="009C42C3">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6F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035A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C52A4C"/>
    <w:multiLevelType w:val="multilevel"/>
    <w:tmpl w:val="C3960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475B47"/>
    <w:multiLevelType w:val="multilevel"/>
    <w:tmpl w:val="13701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FC52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73764B"/>
    <w:multiLevelType w:val="multilevel"/>
    <w:tmpl w:val="F3024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40361AB"/>
    <w:multiLevelType w:val="multilevel"/>
    <w:tmpl w:val="53BCE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BC3485"/>
    <w:multiLevelType w:val="multilevel"/>
    <w:tmpl w:val="29389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06367E"/>
    <w:multiLevelType w:val="multilevel"/>
    <w:tmpl w:val="9CEA3E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52355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7D16D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E0328B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0486244">
    <w:abstractNumId w:val="7"/>
  </w:num>
  <w:num w:numId="2" w16cid:durableId="1091925352">
    <w:abstractNumId w:val="6"/>
  </w:num>
  <w:num w:numId="3" w16cid:durableId="1696535020">
    <w:abstractNumId w:val="3"/>
  </w:num>
  <w:num w:numId="4" w16cid:durableId="1381587140">
    <w:abstractNumId w:val="8"/>
  </w:num>
  <w:num w:numId="5" w16cid:durableId="2104955703">
    <w:abstractNumId w:val="2"/>
  </w:num>
  <w:num w:numId="6" w16cid:durableId="1249923829">
    <w:abstractNumId w:val="5"/>
  </w:num>
  <w:num w:numId="7" w16cid:durableId="881478930">
    <w:abstractNumId w:val="0"/>
  </w:num>
  <w:num w:numId="8" w16cid:durableId="1266380479">
    <w:abstractNumId w:val="1"/>
  </w:num>
  <w:num w:numId="9" w16cid:durableId="976880200">
    <w:abstractNumId w:val="4"/>
  </w:num>
  <w:num w:numId="10" w16cid:durableId="1224175080">
    <w:abstractNumId w:val="11"/>
  </w:num>
  <w:num w:numId="11" w16cid:durableId="921110901">
    <w:abstractNumId w:val="9"/>
  </w:num>
  <w:num w:numId="12" w16cid:durableId="9177109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mitri Hollosi">
    <w15:presenceInfo w15:providerId="AD" w15:userId="S::Dimitri.Hollosi@ksat.no::22051407-bc30-47ee-ba0b-2ffe1b7ee2b7"/>
  </w15:person>
  <w15:person w15:author="EXT - Michael Johansen">
    <w15:presenceInfo w15:providerId="AD" w15:userId="S::ext.michael.johansen@ksat.no::82bd3b82-a306-4e09-aa7d-5801307e41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DB5"/>
    <w:rsid w:val="000114A2"/>
    <w:rsid w:val="00026D97"/>
    <w:rsid w:val="0003777E"/>
    <w:rsid w:val="00050D4D"/>
    <w:rsid w:val="00053441"/>
    <w:rsid w:val="000A1750"/>
    <w:rsid w:val="000D7543"/>
    <w:rsid w:val="00142BCA"/>
    <w:rsid w:val="00167E78"/>
    <w:rsid w:val="001A2F92"/>
    <w:rsid w:val="001C2C66"/>
    <w:rsid w:val="001D0523"/>
    <w:rsid w:val="001E34FA"/>
    <w:rsid w:val="00214A26"/>
    <w:rsid w:val="0021689E"/>
    <w:rsid w:val="00224882"/>
    <w:rsid w:val="00261DBE"/>
    <w:rsid w:val="0027400A"/>
    <w:rsid w:val="002F55B6"/>
    <w:rsid w:val="00306667"/>
    <w:rsid w:val="00352F9E"/>
    <w:rsid w:val="003555D3"/>
    <w:rsid w:val="003722E6"/>
    <w:rsid w:val="003966B0"/>
    <w:rsid w:val="003A56DC"/>
    <w:rsid w:val="003C10D9"/>
    <w:rsid w:val="003D4DE9"/>
    <w:rsid w:val="004C5587"/>
    <w:rsid w:val="005241E0"/>
    <w:rsid w:val="005241F3"/>
    <w:rsid w:val="00526A85"/>
    <w:rsid w:val="00545713"/>
    <w:rsid w:val="00550A8D"/>
    <w:rsid w:val="005A2915"/>
    <w:rsid w:val="005A7DB5"/>
    <w:rsid w:val="005B48F0"/>
    <w:rsid w:val="005E2294"/>
    <w:rsid w:val="005E650B"/>
    <w:rsid w:val="005F34EE"/>
    <w:rsid w:val="00606423"/>
    <w:rsid w:val="0062446F"/>
    <w:rsid w:val="00647F7C"/>
    <w:rsid w:val="0068274F"/>
    <w:rsid w:val="006A0DB9"/>
    <w:rsid w:val="006D243F"/>
    <w:rsid w:val="006D44DF"/>
    <w:rsid w:val="006E396A"/>
    <w:rsid w:val="006F5FE7"/>
    <w:rsid w:val="007165DF"/>
    <w:rsid w:val="00750248"/>
    <w:rsid w:val="00791554"/>
    <w:rsid w:val="007936C1"/>
    <w:rsid w:val="007C7F72"/>
    <w:rsid w:val="00830E98"/>
    <w:rsid w:val="008472AE"/>
    <w:rsid w:val="00881E96"/>
    <w:rsid w:val="00891D39"/>
    <w:rsid w:val="008F2B03"/>
    <w:rsid w:val="00963F31"/>
    <w:rsid w:val="00973A69"/>
    <w:rsid w:val="00980BB0"/>
    <w:rsid w:val="009C42C3"/>
    <w:rsid w:val="00A00169"/>
    <w:rsid w:val="00A10492"/>
    <w:rsid w:val="00A43F6F"/>
    <w:rsid w:val="00A500A0"/>
    <w:rsid w:val="00A93D8F"/>
    <w:rsid w:val="00AE5DB9"/>
    <w:rsid w:val="00B01FC7"/>
    <w:rsid w:val="00B04E2B"/>
    <w:rsid w:val="00B35880"/>
    <w:rsid w:val="00B4278C"/>
    <w:rsid w:val="00B743FE"/>
    <w:rsid w:val="00B841FA"/>
    <w:rsid w:val="00B9033A"/>
    <w:rsid w:val="00B910E3"/>
    <w:rsid w:val="00B945BA"/>
    <w:rsid w:val="00BD5522"/>
    <w:rsid w:val="00BE46B8"/>
    <w:rsid w:val="00BF0BC8"/>
    <w:rsid w:val="00C113D9"/>
    <w:rsid w:val="00C664E8"/>
    <w:rsid w:val="00C902E7"/>
    <w:rsid w:val="00C935C9"/>
    <w:rsid w:val="00CB3B87"/>
    <w:rsid w:val="00CC03B0"/>
    <w:rsid w:val="00CC6C98"/>
    <w:rsid w:val="00CD7F51"/>
    <w:rsid w:val="00CE72C3"/>
    <w:rsid w:val="00D05FD1"/>
    <w:rsid w:val="00D16413"/>
    <w:rsid w:val="00D215E6"/>
    <w:rsid w:val="00D23A3D"/>
    <w:rsid w:val="00D43701"/>
    <w:rsid w:val="00D5050A"/>
    <w:rsid w:val="00D56B21"/>
    <w:rsid w:val="00D70226"/>
    <w:rsid w:val="00D763BD"/>
    <w:rsid w:val="00DB1E87"/>
    <w:rsid w:val="00DE4584"/>
    <w:rsid w:val="00DF2E42"/>
    <w:rsid w:val="00DF7AC7"/>
    <w:rsid w:val="00E44E00"/>
    <w:rsid w:val="00E7286B"/>
    <w:rsid w:val="00EC64D8"/>
    <w:rsid w:val="00F23383"/>
    <w:rsid w:val="00F46E2A"/>
    <w:rsid w:val="00F6673D"/>
    <w:rsid w:val="00F7369A"/>
    <w:rsid w:val="00F91005"/>
    <w:rsid w:val="2EDF9853"/>
    <w:rsid w:val="3D1731BC"/>
    <w:rsid w:val="61F928C2"/>
    <w:rsid w:val="66AECB2B"/>
    <w:rsid w:val="66DA109D"/>
    <w:rsid w:val="722D64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C8451"/>
  <w15:docId w15:val="{F76374E2-9CD3-4869-9F3A-A626C685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EE"/>
  </w:style>
  <w:style w:type="paragraph" w:styleId="Heading1">
    <w:name w:val="heading 1"/>
    <w:basedOn w:val="Normal"/>
    <w:next w:val="Normal"/>
    <w:link w:val="Heading1Char"/>
    <w:uiPriority w:val="9"/>
    <w:qFormat/>
    <w:pPr>
      <w:keepNext/>
      <w:keepLines/>
      <w:spacing w:before="480" w:after="240"/>
      <w:outlineLvl w:val="0"/>
    </w:pPr>
    <w:rPr>
      <w:rFonts w:ascii="Cambria" w:eastAsia="Cambria" w:hAnsi="Cambria" w:cs="Cambria"/>
      <w:b/>
      <w:bCs/>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0">
    <w:name w:val="TableNormal0"/>
    <w:tblPr>
      <w:tblCellMar>
        <w:top w:w="100" w:type="dxa"/>
        <w:left w:w="100" w:type="dxa"/>
        <w:bottom w:w="100" w:type="dxa"/>
        <w:right w:w="100" w:type="dxa"/>
      </w:tblCellMar>
    </w:tblPr>
  </w:style>
  <w:style w:type="paragraph" w:styleId="Header">
    <w:name w:val="header"/>
    <w:basedOn w:val="Normal"/>
    <w:link w:val="HeaderChar"/>
    <w:unhideWhenUsed/>
    <w:rsid w:val="00C60BDA"/>
    <w:pPr>
      <w:tabs>
        <w:tab w:val="center" w:pos="4536"/>
        <w:tab w:val="right" w:pos="9072"/>
      </w:tabs>
    </w:pPr>
  </w:style>
  <w:style w:type="character" w:customStyle="1" w:styleId="HeaderChar">
    <w:name w:val="Header Char"/>
    <w:basedOn w:val="DefaultParagraphFont"/>
    <w:link w:val="Header"/>
    <w:uiPriority w:val="99"/>
    <w:rsid w:val="00C60BDA"/>
  </w:style>
  <w:style w:type="paragraph" w:styleId="Footer">
    <w:name w:val="footer"/>
    <w:basedOn w:val="Normal"/>
    <w:link w:val="FooterChar"/>
    <w:uiPriority w:val="99"/>
    <w:unhideWhenUsed/>
    <w:rsid w:val="00EC1A0D"/>
    <w:pPr>
      <w:tabs>
        <w:tab w:val="center" w:pos="4536"/>
        <w:tab w:val="right" w:pos="9072"/>
      </w:tabs>
    </w:pPr>
    <w:rPr>
      <w:sz w:val="16"/>
    </w:rPr>
  </w:style>
  <w:style w:type="character" w:customStyle="1" w:styleId="FooterChar">
    <w:name w:val="Footer Char"/>
    <w:basedOn w:val="DefaultParagraphFont"/>
    <w:link w:val="Footer"/>
    <w:uiPriority w:val="99"/>
    <w:rsid w:val="00EC1A0D"/>
    <w:rPr>
      <w:sz w:val="16"/>
    </w:rPr>
  </w:style>
  <w:style w:type="table" w:styleId="TableGrid">
    <w:name w:val="Table Grid"/>
    <w:basedOn w:val="TableNormal"/>
    <w:uiPriority w:val="59"/>
    <w:rsid w:val="00C60B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5570"/>
    <w:rPr>
      <w:rFonts w:ascii="Tahoma" w:hAnsi="Tahoma" w:cs="Tahoma"/>
      <w:sz w:val="16"/>
      <w:szCs w:val="16"/>
    </w:rPr>
  </w:style>
  <w:style w:type="character" w:customStyle="1" w:styleId="BalloonTextChar">
    <w:name w:val="Balloon Text Char"/>
    <w:basedOn w:val="DefaultParagraphFont"/>
    <w:link w:val="BalloonText"/>
    <w:uiPriority w:val="99"/>
    <w:semiHidden/>
    <w:rsid w:val="00CD5570"/>
    <w:rPr>
      <w:rFonts w:ascii="Tahoma" w:hAnsi="Tahoma" w:cs="Tahoma"/>
      <w:sz w:val="16"/>
      <w:szCs w:val="16"/>
    </w:rPr>
  </w:style>
  <w:style w:type="character" w:customStyle="1" w:styleId="Ledetekst">
    <w:name w:val="Ledetekst"/>
    <w:basedOn w:val="DefaultParagraphFont"/>
    <w:uiPriority w:val="1"/>
    <w:qFormat/>
    <w:rsid w:val="00193745"/>
    <w:rPr>
      <w:sz w:val="18"/>
    </w:rPr>
  </w:style>
  <w:style w:type="character" w:customStyle="1" w:styleId="Heading1Char">
    <w:name w:val="Heading 1 Char"/>
    <w:basedOn w:val="DefaultParagraphFont"/>
    <w:link w:val="Heading1"/>
    <w:uiPriority w:val="9"/>
    <w:rsid w:val="003C695B"/>
    <w:rPr>
      <w:rFonts w:asciiTheme="majorHAnsi" w:eastAsiaTheme="majorEastAsia" w:hAnsiTheme="majorHAnsi" w:cstheme="majorBidi"/>
      <w:b/>
      <w:bCs/>
      <w:sz w:val="28"/>
      <w:szCs w:val="28"/>
    </w:rPr>
  </w:style>
  <w:style w:type="character" w:styleId="PlaceholderText">
    <w:name w:val="Placeholder Text"/>
    <w:basedOn w:val="DefaultParagraphFont"/>
    <w:uiPriority w:val="99"/>
    <w:semiHidden/>
    <w:rsid w:val="00DE470D"/>
    <w:rPr>
      <w:color w:val="808080"/>
    </w:rPr>
  </w:style>
  <w:style w:type="character" w:customStyle="1" w:styleId="Heading2Char">
    <w:name w:val="Heading 2 Char"/>
    <w:basedOn w:val="DefaultParagraphFont"/>
    <w:link w:val="Heading2"/>
    <w:uiPriority w:val="9"/>
    <w:semiHidden/>
    <w:rsid w:val="00EE1C12"/>
    <w:rPr>
      <w:rFonts w:asciiTheme="majorHAnsi" w:eastAsiaTheme="majorEastAsia" w:hAnsiTheme="majorHAnsi" w:cstheme="majorBidi"/>
      <w:b/>
      <w:bCs/>
      <w:sz w:val="26"/>
      <w:szCs w:val="26"/>
    </w:rPr>
  </w:style>
  <w:style w:type="paragraph" w:styleId="ListParagraph">
    <w:name w:val="List Paragraph"/>
    <w:basedOn w:val="Normal"/>
    <w:uiPriority w:val="34"/>
    <w:qFormat/>
    <w:rsid w:val="00014310"/>
    <w:pPr>
      <w:ind w:left="720"/>
      <w:contextualSpacing/>
    </w:pPr>
  </w:style>
  <w:style w:type="character" w:styleId="CommentReference">
    <w:name w:val="annotation reference"/>
    <w:basedOn w:val="DefaultParagraphFont"/>
    <w:uiPriority w:val="99"/>
    <w:semiHidden/>
    <w:unhideWhenUsed/>
    <w:rsid w:val="00F8277E"/>
    <w:rPr>
      <w:sz w:val="16"/>
      <w:szCs w:val="16"/>
    </w:rPr>
  </w:style>
  <w:style w:type="paragraph" w:styleId="CommentText">
    <w:name w:val="annotation text"/>
    <w:basedOn w:val="Normal"/>
    <w:link w:val="CommentTextChar"/>
    <w:uiPriority w:val="99"/>
    <w:unhideWhenUsed/>
    <w:rsid w:val="00F8277E"/>
    <w:rPr>
      <w:sz w:val="20"/>
      <w:szCs w:val="20"/>
    </w:rPr>
  </w:style>
  <w:style w:type="character" w:customStyle="1" w:styleId="CommentTextChar">
    <w:name w:val="Comment Text Char"/>
    <w:basedOn w:val="DefaultParagraphFont"/>
    <w:link w:val="CommentText"/>
    <w:uiPriority w:val="99"/>
    <w:rsid w:val="00F8277E"/>
    <w:rPr>
      <w:sz w:val="20"/>
      <w:szCs w:val="20"/>
      <w:lang w:val="en-US"/>
    </w:rPr>
  </w:style>
  <w:style w:type="paragraph" w:styleId="CommentSubject">
    <w:name w:val="annotation subject"/>
    <w:basedOn w:val="CommentText"/>
    <w:next w:val="CommentText"/>
    <w:link w:val="CommentSubjectChar"/>
    <w:uiPriority w:val="99"/>
    <w:semiHidden/>
    <w:unhideWhenUsed/>
    <w:rsid w:val="00F8277E"/>
    <w:rPr>
      <w:b/>
      <w:bCs/>
    </w:rPr>
  </w:style>
  <w:style w:type="character" w:customStyle="1" w:styleId="CommentSubjectChar">
    <w:name w:val="Comment Subject Char"/>
    <w:basedOn w:val="CommentTextChar"/>
    <w:link w:val="CommentSubject"/>
    <w:uiPriority w:val="99"/>
    <w:semiHidden/>
    <w:rsid w:val="00F8277E"/>
    <w:rPr>
      <w:b/>
      <w:bCs/>
      <w:sz w:val="20"/>
      <w:szCs w:val="20"/>
      <w:lang w:val="en-US"/>
    </w:rPr>
  </w:style>
  <w:style w:type="character" w:styleId="Hyperlink">
    <w:name w:val="Hyperlink"/>
    <w:basedOn w:val="DefaultParagraphFont"/>
    <w:uiPriority w:val="99"/>
    <w:unhideWhenUsed/>
    <w:rsid w:val="00C55D9C"/>
    <w:rPr>
      <w:color w:val="0000FF" w:themeColor="hyperlink"/>
      <w:u w:val="single"/>
    </w:rPr>
  </w:style>
  <w:style w:type="character" w:styleId="UnresolvedMention">
    <w:name w:val="Unresolved Mention"/>
    <w:basedOn w:val="DefaultParagraphFont"/>
    <w:uiPriority w:val="99"/>
    <w:semiHidden/>
    <w:unhideWhenUsed/>
    <w:rsid w:val="00C55D9C"/>
    <w:rPr>
      <w:color w:val="605E5C"/>
      <w:shd w:val="clear" w:color="auto" w:fill="E1DFDD"/>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Revision">
    <w:name w:val="Revision"/>
    <w:hidden/>
    <w:uiPriority w:val="99"/>
    <w:semiHidden/>
    <w:rsid w:val="00A00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KhGUt/GHCBqDqAU0kRycfig==">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1553</Words>
  <Characters>8856</Characters>
  <Application>Microsoft Office Word</Application>
  <DocSecurity>4</DocSecurity>
  <Lines>73</Lines>
  <Paragraphs>20</Paragraphs>
  <ScaleCrop>false</ScaleCrop>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Schulte</dc:creator>
  <cp:keywords/>
  <cp:lastModifiedBy>EXT - Michael Johansen</cp:lastModifiedBy>
  <cp:revision>58</cp:revision>
  <dcterms:created xsi:type="dcterms:W3CDTF">2026-03-24T11:46:00Z</dcterms:created>
  <dcterms:modified xsi:type="dcterms:W3CDTF">2026-08-14T15:10:00Z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FilePath">
    <vt:lpwstr>\\B360\docprod_KSAT\templates\KSAT_Notat.dotx</vt:lpwstr>
  </property>
  <property fmtid="{D5CDD505-2E9C-101B-9397-08002B2CF9AE}" pid="3" name="filePathOneNote">
    <vt:lpwstr>\\B360\360users_KSAT\onenote\ksat\jans\</vt:lpwstr>
  </property>
  <property fmtid="{D5CDD505-2E9C-101B-9397-08002B2CF9AE}" pid="4" name="comment">
    <vt:lpwstr>Potential KSAT Contributions to a European SSA / SDA capability</vt:lpwstr>
  </property>
  <property fmtid="{D5CDD505-2E9C-101B-9397-08002B2CF9AE}" pid="5" name="server">
    <vt:lpwstr>b360</vt:lpwstr>
  </property>
  <property fmtid="{D5CDD505-2E9C-101B-9397-08002B2CF9AE}" pid="6" name="docId">
    <vt:lpwstr>269442</vt:lpwstr>
  </property>
  <property fmtid="{D5CDD505-2E9C-101B-9397-08002B2CF9AE}" pid="7" name="verId">
    <vt:lpwstr>264884</vt:lpwstr>
  </property>
  <property fmtid="{D5CDD505-2E9C-101B-9397-08002B2CF9AE}" pid="8" name="fileVersionId">
    <vt:lpwstr/>
  </property>
  <property fmtid="{D5CDD505-2E9C-101B-9397-08002B2CF9AE}" pid="9" name="sourceId">
    <vt:lpwstr/>
  </property>
  <property fmtid="{D5CDD505-2E9C-101B-9397-08002B2CF9AE}" pid="10" name="templateId">
    <vt:lpwstr>200005</vt:lpwstr>
  </property>
  <property fmtid="{D5CDD505-2E9C-101B-9397-08002B2CF9AE}" pid="11" name="module">
    <vt:lpwstr/>
  </property>
  <property fmtid="{D5CDD505-2E9C-101B-9397-08002B2CF9AE}" pid="12" name="customParams">
    <vt:lpwstr/>
  </property>
  <property fmtid="{D5CDD505-2E9C-101B-9397-08002B2CF9AE}" pid="13" name="external">
    <vt:lpwstr>0</vt:lpwstr>
  </property>
  <property fmtid="{D5CDD505-2E9C-101B-9397-08002B2CF9AE}" pid="14" name="ExternalControlledCheckOut">
    <vt:lpwstr/>
  </property>
  <property fmtid="{D5CDD505-2E9C-101B-9397-08002B2CF9AE}" pid="15" name="createdBy">
    <vt:lpwstr>Jan Schulte</vt:lpwstr>
  </property>
  <property fmtid="{D5CDD505-2E9C-101B-9397-08002B2CF9AE}" pid="16" name="modifiedBy">
    <vt:lpwstr>Jan Schulte</vt:lpwstr>
  </property>
  <property fmtid="{D5CDD505-2E9C-101B-9397-08002B2CF9AE}" pid="17" name="action">
    <vt:lpwstr>edit</vt:lpwstr>
  </property>
  <property fmtid="{D5CDD505-2E9C-101B-9397-08002B2CF9AE}" pid="18" name="serverName">
    <vt:lpwstr>b360</vt:lpwstr>
  </property>
  <property fmtid="{D5CDD505-2E9C-101B-9397-08002B2CF9AE}" pid="19" name="protocol">
    <vt:lpwstr>off</vt:lpwstr>
  </property>
  <property fmtid="{D5CDD505-2E9C-101B-9397-08002B2CF9AE}" pid="20" name="site">
    <vt:lpwstr>/locator.aspx</vt:lpwstr>
  </property>
  <property fmtid="{D5CDD505-2E9C-101B-9397-08002B2CF9AE}" pid="21" name="externalUser">
    <vt:lpwstr/>
  </property>
  <property fmtid="{D5CDD505-2E9C-101B-9397-08002B2CF9AE}" pid="22" name="currentVerId">
    <vt:lpwstr>264884</vt:lpwstr>
  </property>
  <property fmtid="{D5CDD505-2E9C-101B-9397-08002B2CF9AE}" pid="23" name="filePath">
    <vt:lpwstr>C:\Windows\TEMP\Upload\</vt:lpwstr>
  </property>
  <property fmtid="{D5CDD505-2E9C-101B-9397-08002B2CF9AE}" pid="24" name="fileName">
    <vt:lpwstr>7d3eb26e-d8a2-4d4a-860a-e7ebde8e3d3e.DOCX</vt:lpwstr>
  </property>
  <property fmtid="{D5CDD505-2E9C-101B-9397-08002B2CF9AE}" pid="25" name="fileId">
    <vt:lpwstr>313810</vt:lpwstr>
  </property>
  <property fmtid="{D5CDD505-2E9C-101B-9397-08002B2CF9AE}" pid="26" name="Operation">
    <vt:lpwstr>OpenFile</vt:lpwstr>
  </property>
  <property fmtid="{D5CDD505-2E9C-101B-9397-08002B2CF9AE}" pid="27" name="ContentTypeId">
    <vt:lpwstr>0x010100FF54609A6281794AA2AB073669224464</vt:lpwstr>
  </property>
</Properties>
</file>